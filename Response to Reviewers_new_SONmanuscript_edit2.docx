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790C1" w14:textId="77777777" w:rsidR="00963D70" w:rsidRDefault="00963D70">
      <w:pP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Cover Letter</w:t>
      </w:r>
    </w:p>
    <w:p w14:paraId="0D36392C" w14:textId="77777777" w:rsidR="00963D70" w:rsidRDefault="00963D70">
      <w:pPr>
        <w:rPr>
          <w:rFonts w:ascii="Times New Roman" w:eastAsia="Times New Roman" w:hAnsi="Times New Roman" w:cs="Times New Roman"/>
          <w:b/>
          <w:color w:val="000000" w:themeColor="text1"/>
          <w:sz w:val="24"/>
          <w:szCs w:val="24"/>
        </w:rPr>
      </w:pPr>
    </w:p>
    <w:p w14:paraId="6779EDDC" w14:textId="52D99E1A" w:rsidR="00963D70" w:rsidRDefault="00963D70" w:rsidP="008F5719">
      <w:pPr>
        <w:spacing w:after="0" w:line="480" w:lineRule="auto"/>
        <w:rPr>
          <w:rFonts w:ascii="Times New Roman" w:eastAsia="Times New Roman" w:hAnsi="Times New Roman" w:cs="Times New Roman"/>
          <w:b/>
          <w:color w:val="000000" w:themeColor="text1"/>
          <w:sz w:val="24"/>
          <w:szCs w:val="24"/>
        </w:rPr>
      </w:pPr>
      <w:r>
        <w:rPr>
          <w:rFonts w:ascii="Times New Roman" w:hAnsi="Times New Roman" w:cs="Times New Roman"/>
          <w:sz w:val="24"/>
          <w:szCs w:val="24"/>
        </w:rPr>
        <w:t xml:space="preserve">Here we submit the revised version of our manuscript </w:t>
      </w:r>
      <w:r w:rsidR="008F5719">
        <w:rPr>
          <w:rFonts w:ascii="Times New Roman" w:hAnsi="Times New Roman" w:cs="Times New Roman"/>
          <w:sz w:val="24"/>
          <w:szCs w:val="24"/>
        </w:rPr>
        <w:t>“</w:t>
      </w:r>
      <w:r w:rsidR="008F5719" w:rsidRPr="008F5719">
        <w:rPr>
          <w:rFonts w:ascii="Times New Roman" w:hAnsi="Times New Roman" w:cs="Times New Roman"/>
          <w:i/>
          <w:iCs/>
          <w:sz w:val="24"/>
          <w:szCs w:val="24"/>
        </w:rPr>
        <w:t>Clustering Analysis of Autumn Weather Regimes in the Northeast U.S.</w:t>
      </w:r>
      <w:r w:rsidR="008F5719">
        <w:rPr>
          <w:rFonts w:ascii="Times New Roman" w:hAnsi="Times New Roman" w:cs="Times New Roman"/>
          <w:i/>
          <w:iCs/>
          <w:sz w:val="24"/>
          <w:szCs w:val="24"/>
        </w:rPr>
        <w:t>”</w:t>
      </w:r>
      <w:r w:rsidR="008F5719" w:rsidRPr="008F5719">
        <w:rPr>
          <w:rFonts w:ascii="Times New Roman" w:hAnsi="Times New Roman" w:cs="Times New Roman"/>
          <w:sz w:val="24"/>
          <w:szCs w:val="24"/>
        </w:rPr>
        <w:t xml:space="preserve"> </w:t>
      </w:r>
      <w:r>
        <w:rPr>
          <w:rFonts w:ascii="Times New Roman" w:hAnsi="Times New Roman" w:cs="Times New Roman"/>
          <w:sz w:val="24"/>
          <w:szCs w:val="24"/>
        </w:rPr>
        <w:t xml:space="preserve"> by </w:t>
      </w:r>
      <w:r w:rsidR="008F5719" w:rsidRPr="008F5719">
        <w:rPr>
          <w:rFonts w:ascii="Times New Roman" w:hAnsi="Times New Roman" w:cs="Times New Roman"/>
          <w:i/>
          <w:iCs/>
          <w:sz w:val="24"/>
          <w:szCs w:val="24"/>
        </w:rPr>
        <w:t>Coe et al</w:t>
      </w:r>
      <w:r w:rsidR="008F5719">
        <w:rPr>
          <w:rFonts w:ascii="Times New Roman" w:hAnsi="Times New Roman" w:cs="Times New Roman"/>
          <w:sz w:val="24"/>
          <w:szCs w:val="24"/>
        </w:rPr>
        <w:t>.</w:t>
      </w:r>
      <w:r>
        <w:rPr>
          <w:rFonts w:ascii="Times New Roman" w:hAnsi="Times New Roman" w:cs="Times New Roman"/>
          <w:sz w:val="24"/>
          <w:szCs w:val="24"/>
        </w:rPr>
        <w:t xml:space="preserve">  We thank the editor and reviewers for their careful attention to our </w:t>
      </w:r>
      <w:r w:rsidR="00FC55AF">
        <w:rPr>
          <w:rFonts w:ascii="Times New Roman" w:hAnsi="Times New Roman" w:cs="Times New Roman"/>
          <w:sz w:val="24"/>
          <w:szCs w:val="24"/>
        </w:rPr>
        <w:t>work</w:t>
      </w:r>
      <w:r>
        <w:rPr>
          <w:rFonts w:ascii="Times New Roman" w:hAnsi="Times New Roman" w:cs="Times New Roman"/>
          <w:sz w:val="24"/>
          <w:szCs w:val="24"/>
        </w:rPr>
        <w:t xml:space="preserve">.  We have clarified what we feel is a key new contribution of the </w:t>
      </w:r>
      <w:r w:rsidR="00FC55AF">
        <w:rPr>
          <w:rFonts w:ascii="Times New Roman" w:hAnsi="Times New Roman" w:cs="Times New Roman"/>
          <w:sz w:val="24"/>
          <w:szCs w:val="24"/>
        </w:rPr>
        <w:t>analysis</w:t>
      </w:r>
      <w:r>
        <w:rPr>
          <w:rFonts w:ascii="Times New Roman" w:hAnsi="Times New Roman" w:cs="Times New Roman"/>
          <w:sz w:val="24"/>
          <w:szCs w:val="24"/>
        </w:rPr>
        <w:t xml:space="preserve"> – analyzing seasonal shifts in terms of regional daily weather patterns – and also added a substantial amount of new </w:t>
      </w:r>
      <w:r w:rsidR="00FC55AF">
        <w:rPr>
          <w:rFonts w:ascii="Times New Roman" w:hAnsi="Times New Roman" w:cs="Times New Roman"/>
          <w:sz w:val="24"/>
          <w:szCs w:val="24"/>
        </w:rPr>
        <w:t>work</w:t>
      </w:r>
      <w:r>
        <w:rPr>
          <w:rFonts w:ascii="Times New Roman" w:hAnsi="Times New Roman" w:cs="Times New Roman"/>
          <w:sz w:val="24"/>
          <w:szCs w:val="24"/>
        </w:rPr>
        <w:t xml:space="preserve">: the precipitation and temperature fields associated with the weather types are now also analyzed, including </w:t>
      </w:r>
      <w:r w:rsidR="00FC55AF">
        <w:rPr>
          <w:rFonts w:ascii="Times New Roman" w:hAnsi="Times New Roman" w:cs="Times New Roman"/>
          <w:sz w:val="24"/>
          <w:szCs w:val="24"/>
        </w:rPr>
        <w:t xml:space="preserve">a consideration </w:t>
      </w:r>
      <w:r>
        <w:rPr>
          <w:rFonts w:ascii="Times New Roman" w:hAnsi="Times New Roman" w:cs="Times New Roman"/>
          <w:sz w:val="24"/>
          <w:szCs w:val="24"/>
        </w:rPr>
        <w:t>of extreme</w:t>
      </w:r>
      <w:r w:rsidR="00FC55AF">
        <w:rPr>
          <w:rFonts w:ascii="Times New Roman" w:hAnsi="Times New Roman" w:cs="Times New Roman"/>
          <w:sz w:val="24"/>
          <w:szCs w:val="24"/>
        </w:rPr>
        <w:t xml:space="preserve"> events</w:t>
      </w:r>
      <w:r>
        <w:rPr>
          <w:rFonts w:ascii="Times New Roman" w:hAnsi="Times New Roman" w:cs="Times New Roman"/>
          <w:sz w:val="24"/>
          <w:szCs w:val="24"/>
        </w:rPr>
        <w:t xml:space="preserve">; the relationship with standard teleconnections is now assessed, and a detailed examination of progressions between weather types through a Markov Chain analysis has been added. </w:t>
      </w:r>
      <w:r w:rsidR="0028041D">
        <w:rPr>
          <w:rFonts w:ascii="Times New Roman" w:hAnsi="Times New Roman" w:cs="Times New Roman"/>
          <w:sz w:val="24"/>
          <w:szCs w:val="24"/>
        </w:rPr>
        <w:t>Finally, w</w:t>
      </w:r>
      <w:r>
        <w:rPr>
          <w:rFonts w:ascii="Times New Roman" w:hAnsi="Times New Roman" w:cs="Times New Roman"/>
          <w:sz w:val="24"/>
          <w:szCs w:val="24"/>
        </w:rPr>
        <w:t xml:space="preserve">e have also extensively edited the text and figures for clarity. We look forward to the response to our revisions. </w:t>
      </w:r>
      <w:r>
        <w:rPr>
          <w:rFonts w:ascii="Times New Roman" w:eastAsia="Times New Roman" w:hAnsi="Times New Roman" w:cs="Times New Roman"/>
          <w:b/>
          <w:color w:val="000000" w:themeColor="text1"/>
          <w:sz w:val="24"/>
          <w:szCs w:val="24"/>
        </w:rPr>
        <w:br w:type="page"/>
      </w:r>
    </w:p>
    <w:p w14:paraId="04B56925" w14:textId="02CF5845" w:rsidR="002079FE" w:rsidRPr="00017FB3" w:rsidRDefault="002079FE" w:rsidP="002079FE">
      <w:pPr>
        <w:rPr>
          <w:rFonts w:ascii="Times New Roman" w:eastAsia="Times New Roman" w:hAnsi="Times New Roman" w:cs="Times New Roman"/>
          <w:b/>
          <w:color w:val="000000" w:themeColor="text1"/>
          <w:sz w:val="24"/>
          <w:szCs w:val="24"/>
        </w:rPr>
      </w:pPr>
      <w:r w:rsidRPr="00017FB3">
        <w:rPr>
          <w:rFonts w:ascii="Times New Roman" w:eastAsia="Times New Roman" w:hAnsi="Times New Roman" w:cs="Times New Roman"/>
          <w:b/>
          <w:color w:val="000000" w:themeColor="text1"/>
          <w:sz w:val="24"/>
          <w:szCs w:val="24"/>
        </w:rPr>
        <w:lastRenderedPageBreak/>
        <w:t>Response to Reviewers</w:t>
      </w:r>
    </w:p>
    <w:p w14:paraId="2B0503A5" w14:textId="7264098D" w:rsidR="002079FE" w:rsidRPr="00212DCF" w:rsidRDefault="00212DCF" w:rsidP="002079FE">
      <w:pPr>
        <w:rPr>
          <w:rFonts w:ascii="Times New Roman" w:hAnsi="Times New Roman" w:cs="Times New Roman"/>
          <w:bCs/>
          <w:sz w:val="24"/>
          <w:szCs w:val="24"/>
        </w:rPr>
      </w:pPr>
      <w:r>
        <w:rPr>
          <w:rFonts w:ascii="Times New Roman" w:eastAsia="Times New Roman" w:hAnsi="Times New Roman" w:cs="Times New Roman"/>
          <w:bCs/>
          <w:color w:val="000000" w:themeColor="text1"/>
          <w:sz w:val="24"/>
          <w:szCs w:val="24"/>
        </w:rPr>
        <w:t>The reviewer’s comments are given in blue and the responses are given in black.</w:t>
      </w:r>
    </w:p>
    <w:p w14:paraId="7179DA25" w14:textId="77777777" w:rsidR="00212DCF" w:rsidRDefault="00212DCF" w:rsidP="00C73600">
      <w:pPr>
        <w:rPr>
          <w:rFonts w:ascii="Times New Roman" w:hAnsi="Times New Roman" w:cs="Times New Roman"/>
          <w:sz w:val="24"/>
          <w:szCs w:val="24"/>
        </w:rPr>
      </w:pPr>
      <w:bookmarkStart w:id="0" w:name="_Hlk58572128"/>
    </w:p>
    <w:p w14:paraId="4F689175" w14:textId="64A38D8A" w:rsidR="00C73600" w:rsidRPr="00212DCF" w:rsidRDefault="00C73600" w:rsidP="00C73600">
      <w:pPr>
        <w:rPr>
          <w:rFonts w:ascii="Times New Roman" w:eastAsia="Times New Roman" w:hAnsi="Times New Roman" w:cs="Times New Roman"/>
          <w:b/>
          <w:color w:val="000000" w:themeColor="text1"/>
          <w:sz w:val="24"/>
          <w:szCs w:val="24"/>
        </w:rPr>
      </w:pPr>
      <w:r w:rsidRPr="00017FB3">
        <w:rPr>
          <w:rFonts w:ascii="Times New Roman" w:eastAsia="Times New Roman" w:hAnsi="Times New Roman" w:cs="Times New Roman"/>
          <w:b/>
          <w:color w:val="000000" w:themeColor="text1"/>
          <w:sz w:val="24"/>
          <w:szCs w:val="24"/>
        </w:rPr>
        <w:t>Response to Reviewer 1</w:t>
      </w:r>
    </w:p>
    <w:bookmarkEnd w:id="0"/>
    <w:p w14:paraId="7174DB8B" w14:textId="5F237C04" w:rsidR="002079FE" w:rsidRPr="00017FB3" w:rsidRDefault="00812518" w:rsidP="002079FE">
      <w:pPr>
        <w:rPr>
          <w:rFonts w:ascii="Times New Roman" w:hAnsi="Times New Roman" w:cs="Times New Roman"/>
          <w:sz w:val="24"/>
          <w:szCs w:val="24"/>
        </w:rPr>
      </w:pPr>
      <w:r>
        <w:rPr>
          <w:rFonts w:ascii="Times New Roman" w:hAnsi="Times New Roman" w:cs="Times New Roman"/>
          <w:sz w:val="24"/>
          <w:szCs w:val="24"/>
        </w:rPr>
        <w:t xml:space="preserve">Thank you for the review, especially during </w:t>
      </w:r>
      <w:r w:rsidR="0079367D">
        <w:rPr>
          <w:rFonts w:ascii="Times New Roman" w:hAnsi="Times New Roman" w:cs="Times New Roman"/>
          <w:sz w:val="24"/>
          <w:szCs w:val="24"/>
        </w:rPr>
        <w:t>the pandemic.</w:t>
      </w:r>
    </w:p>
    <w:p w14:paraId="2B17492D" w14:textId="77777777" w:rsidR="002079FE" w:rsidRPr="00017FB3" w:rsidRDefault="002079FE" w:rsidP="002079FE">
      <w:pPr>
        <w:rPr>
          <w:rFonts w:ascii="Times New Roman" w:hAnsi="Times New Roman" w:cs="Times New Roman"/>
          <w:color w:val="4472C4" w:themeColor="accent1"/>
          <w:sz w:val="24"/>
          <w:szCs w:val="24"/>
        </w:rPr>
      </w:pPr>
      <w:r w:rsidRPr="00017FB3">
        <w:rPr>
          <w:rFonts w:ascii="Times New Roman" w:hAnsi="Times New Roman" w:cs="Times New Roman"/>
          <w:color w:val="4472C4" w:themeColor="accent1"/>
          <w:sz w:val="24"/>
          <w:szCs w:val="24"/>
        </w:rPr>
        <w:t>Reviewer #1: The manuscript presents an observational analysis of fall synoptic weather patterns in the Northeastern US.  The authors use clustering analysis to identify seven different weather patterns with different trough and ridge axes across the region.  The authors then identified favored pattern transitions and found two main sequences early- and late-season pattern transitions.  Trend analysis shows that the frequency of early season pattern transition is occurring more frequently, and the late season pattern transition is occurring less frequently in the most recent two decades.  This is consistent with an expanding summer season across the Northern Hemisphere.</w:t>
      </w:r>
    </w:p>
    <w:p w14:paraId="576E066B" w14:textId="77777777" w:rsidR="002079FE" w:rsidRPr="00017FB3" w:rsidRDefault="002079FE" w:rsidP="002079FE">
      <w:pPr>
        <w:rPr>
          <w:rFonts w:ascii="Times New Roman" w:hAnsi="Times New Roman" w:cs="Times New Roman"/>
          <w:color w:val="4472C4" w:themeColor="accent1"/>
          <w:sz w:val="24"/>
          <w:szCs w:val="24"/>
        </w:rPr>
      </w:pPr>
      <w:r w:rsidRPr="00017FB3">
        <w:rPr>
          <w:rFonts w:ascii="Times New Roman" w:hAnsi="Times New Roman" w:cs="Times New Roman"/>
          <w:color w:val="4472C4" w:themeColor="accent1"/>
          <w:sz w:val="24"/>
          <w:szCs w:val="24"/>
        </w:rPr>
        <w:t xml:space="preserve">This paper has had a difficult time finding a loving home so far and it finds its way to the latest review with lots of baggage.  At least some of the criticism seems to be that it is not sufficiently novel from Roller et al. (2016) to justify publication.  Not sure that I agree with that critique, Roller et al. analyzed the winter </w:t>
      </w:r>
      <w:proofErr w:type="gramStart"/>
      <w:r w:rsidRPr="00017FB3">
        <w:rPr>
          <w:rFonts w:ascii="Times New Roman" w:hAnsi="Times New Roman" w:cs="Times New Roman"/>
          <w:color w:val="4472C4" w:themeColor="accent1"/>
          <w:sz w:val="24"/>
          <w:szCs w:val="24"/>
        </w:rPr>
        <w:t>season</w:t>
      </w:r>
      <w:proofErr w:type="gramEnd"/>
      <w:r w:rsidRPr="00017FB3">
        <w:rPr>
          <w:rFonts w:ascii="Times New Roman" w:hAnsi="Times New Roman" w:cs="Times New Roman"/>
          <w:color w:val="4472C4" w:themeColor="accent1"/>
          <w:sz w:val="24"/>
          <w:szCs w:val="24"/>
        </w:rPr>
        <w:t xml:space="preserve"> and this manuscript provides analysis for the fall, to me this is sufficiently different to justify publication; even as unsatisfying as that may be.  However, what does puzzle me is that Roller et al. provided more expansive analysis including precipitation and storm track density that this manuscript avoids.  But maybe the more comprehensive analysis was included in an earlier version of the manuscript that has now been removed.</w:t>
      </w:r>
    </w:p>
    <w:p w14:paraId="133C0966" w14:textId="1AF573BC" w:rsidR="0079367D" w:rsidRDefault="0079367D" w:rsidP="002079FE">
      <w:pPr>
        <w:rPr>
          <w:rFonts w:ascii="Times New Roman" w:hAnsi="Times New Roman" w:cs="Times New Roman"/>
          <w:sz w:val="24"/>
          <w:szCs w:val="24"/>
        </w:rPr>
      </w:pPr>
      <w:r>
        <w:rPr>
          <w:rFonts w:ascii="Times New Roman" w:hAnsi="Times New Roman" w:cs="Times New Roman"/>
          <w:sz w:val="24"/>
          <w:szCs w:val="24"/>
        </w:rPr>
        <w:t>As far as we know, our analysis provides the first use of regional daily weather types to characterize shifts in seasonal timing (although Allen and Sheridan</w:t>
      </w:r>
      <w:r w:rsidR="002D3B5C">
        <w:rPr>
          <w:rFonts w:ascii="Times New Roman" w:hAnsi="Times New Roman" w:cs="Times New Roman"/>
          <w:sz w:val="24"/>
          <w:szCs w:val="24"/>
        </w:rPr>
        <w:t xml:space="preserve"> (2016)</w:t>
      </w:r>
      <w:r>
        <w:rPr>
          <w:rFonts w:ascii="Times New Roman" w:hAnsi="Times New Roman" w:cs="Times New Roman"/>
          <w:sz w:val="24"/>
          <w:szCs w:val="24"/>
        </w:rPr>
        <w:t xml:space="preserve"> have used daily height clusters to analyze seasonal evolution at the continental scale). We felt that was an interesting perspective on an important topic and, given the prior history with the review process, thought it would provide a clearer presentation to just focus on that aspect.</w:t>
      </w:r>
    </w:p>
    <w:p w14:paraId="56068F84" w14:textId="3A05180C" w:rsidR="0079367D" w:rsidRPr="00017FB3" w:rsidRDefault="0079367D" w:rsidP="002079FE">
      <w:pPr>
        <w:rPr>
          <w:rFonts w:ascii="Times New Roman" w:hAnsi="Times New Roman" w:cs="Times New Roman"/>
          <w:sz w:val="24"/>
          <w:szCs w:val="24"/>
        </w:rPr>
      </w:pPr>
      <w:r>
        <w:rPr>
          <w:rFonts w:ascii="Times New Roman" w:hAnsi="Times New Roman" w:cs="Times New Roman"/>
          <w:sz w:val="24"/>
          <w:szCs w:val="24"/>
        </w:rPr>
        <w:t>However, we have now added several additional parts to the analysis:  the precipitation and temperature fields</w:t>
      </w:r>
      <w:r w:rsidR="0027581C">
        <w:rPr>
          <w:rFonts w:ascii="Times New Roman" w:hAnsi="Times New Roman" w:cs="Times New Roman"/>
          <w:sz w:val="24"/>
          <w:szCs w:val="24"/>
        </w:rPr>
        <w:t xml:space="preserve"> associated with the weather types</w:t>
      </w:r>
      <w:r>
        <w:rPr>
          <w:rFonts w:ascii="Times New Roman" w:hAnsi="Times New Roman" w:cs="Times New Roman"/>
          <w:sz w:val="24"/>
          <w:szCs w:val="24"/>
        </w:rPr>
        <w:t xml:space="preserve"> are now </w:t>
      </w:r>
      <w:r w:rsidR="0027581C">
        <w:rPr>
          <w:rFonts w:ascii="Times New Roman" w:hAnsi="Times New Roman" w:cs="Times New Roman"/>
          <w:sz w:val="24"/>
          <w:szCs w:val="24"/>
        </w:rPr>
        <w:t>provided</w:t>
      </w:r>
      <w:r w:rsidR="002D3B5C">
        <w:rPr>
          <w:rFonts w:ascii="Times New Roman" w:hAnsi="Times New Roman" w:cs="Times New Roman"/>
          <w:sz w:val="24"/>
          <w:szCs w:val="24"/>
        </w:rPr>
        <w:t xml:space="preserve">, including an analysis of extremes; the relationship with standard teleconnections is </w:t>
      </w:r>
      <w:r w:rsidR="0027581C">
        <w:rPr>
          <w:rFonts w:ascii="Times New Roman" w:hAnsi="Times New Roman" w:cs="Times New Roman"/>
          <w:sz w:val="24"/>
          <w:szCs w:val="24"/>
        </w:rPr>
        <w:t xml:space="preserve">now </w:t>
      </w:r>
      <w:r w:rsidR="002D3B5C">
        <w:rPr>
          <w:rFonts w:ascii="Times New Roman" w:hAnsi="Times New Roman" w:cs="Times New Roman"/>
          <w:sz w:val="24"/>
          <w:szCs w:val="24"/>
        </w:rPr>
        <w:t>assessed, and a detailed analysis of progressions between weather types through a Markov Chain analysis has been added.</w:t>
      </w:r>
    </w:p>
    <w:p w14:paraId="19841676" w14:textId="573D0ADD" w:rsidR="002079FE" w:rsidRPr="001811FC" w:rsidRDefault="002079FE" w:rsidP="002079FE">
      <w:pPr>
        <w:rPr>
          <w:rFonts w:ascii="Times New Roman" w:hAnsi="Times New Roman" w:cs="Times New Roman"/>
          <w:color w:val="4472C4" w:themeColor="accent1"/>
          <w:sz w:val="24"/>
          <w:szCs w:val="24"/>
        </w:rPr>
      </w:pPr>
      <w:r w:rsidRPr="001811FC">
        <w:rPr>
          <w:rFonts w:ascii="Times New Roman" w:hAnsi="Times New Roman" w:cs="Times New Roman"/>
          <w:color w:val="4472C4" w:themeColor="accent1"/>
          <w:sz w:val="24"/>
          <w:szCs w:val="24"/>
        </w:rPr>
        <w:t xml:space="preserve">This is not an exciting paper and I think many if not all the analysis is intuitive.  The early season transition pattern seems consistent with a general summer circulation and the late season transition pattern consistent with a late fall circulation pattern of vigorous troughs moving across the Northeastern US from west to east.  Also, the increasing trend of the summer-like pattern at the expense of the late fall transition pattern is consistent with our ideas of climate change and the existing scientific literature.  Still intuition is not sufficient, and it is important and necessary to document trends and I thought using clustering analysis to identify pattern progressions that </w:t>
      </w:r>
      <w:r w:rsidRPr="001811FC">
        <w:rPr>
          <w:rFonts w:ascii="Times New Roman" w:hAnsi="Times New Roman" w:cs="Times New Roman"/>
          <w:color w:val="4472C4" w:themeColor="accent1"/>
          <w:sz w:val="24"/>
          <w:szCs w:val="24"/>
        </w:rPr>
        <w:lastRenderedPageBreak/>
        <w:t>matches our own experience was of interest. And though the analysis is what I would consider modest in scope, it seemed well confined and straightforward.</w:t>
      </w:r>
    </w:p>
    <w:p w14:paraId="7B5E771E" w14:textId="620AE773" w:rsidR="002079FE" w:rsidRPr="007678A8" w:rsidRDefault="002D3B5C" w:rsidP="002079FE">
      <w:pPr>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While we agree that both physics and synoptic experience dictate a shift between warm season and cold season weather patterns during autumn</w:t>
      </w:r>
      <w:r w:rsidR="007A7B91">
        <w:rPr>
          <w:rFonts w:ascii="Times New Roman" w:eastAsia="Times New Roman" w:hAnsi="Times New Roman" w:cs="Times New Roman"/>
          <w:iCs/>
          <w:color w:val="000000" w:themeColor="text1"/>
          <w:sz w:val="24"/>
          <w:szCs w:val="24"/>
        </w:rPr>
        <w:t xml:space="preserve"> outside of using surface temperatures and continental upper-level circulation patterns (</w:t>
      </w:r>
      <w:r w:rsidR="007A7B91">
        <w:rPr>
          <w:rStyle w:val="normaltextrun"/>
          <w:color w:val="00000A"/>
        </w:rPr>
        <w:t xml:space="preserve">Easterling 2002, Cooter and </w:t>
      </w:r>
      <w:r w:rsidR="007A7B91">
        <w:rPr>
          <w:rStyle w:val="spellingerror"/>
          <w:color w:val="00000A"/>
        </w:rPr>
        <w:t>LeDuc</w:t>
      </w:r>
      <w:r w:rsidR="007A7B91">
        <w:rPr>
          <w:rStyle w:val="normaltextrun"/>
          <w:color w:val="00000A"/>
        </w:rPr>
        <w:t xml:space="preserve"> 1995</w:t>
      </w:r>
      <w:r>
        <w:rPr>
          <w:rFonts w:ascii="Times New Roman" w:eastAsia="Times New Roman" w:hAnsi="Times New Roman" w:cs="Times New Roman"/>
          <w:iCs/>
          <w:color w:val="000000" w:themeColor="text1"/>
          <w:sz w:val="24"/>
          <w:szCs w:val="24"/>
        </w:rPr>
        <w:t>,</w:t>
      </w:r>
      <w:r w:rsidR="007A7B91">
        <w:rPr>
          <w:rFonts w:ascii="Times New Roman" w:eastAsia="Times New Roman" w:hAnsi="Times New Roman" w:cs="Times New Roman"/>
          <w:iCs/>
          <w:color w:val="000000" w:themeColor="text1"/>
          <w:sz w:val="24"/>
          <w:szCs w:val="24"/>
        </w:rPr>
        <w:t xml:space="preserve"> and Allen and Sheridan 2016),</w:t>
      </w:r>
      <w:r>
        <w:rPr>
          <w:rFonts w:ascii="Times New Roman" w:eastAsia="Times New Roman" w:hAnsi="Times New Roman" w:cs="Times New Roman"/>
          <w:iCs/>
          <w:color w:val="000000" w:themeColor="text1"/>
          <w:sz w:val="24"/>
          <w:szCs w:val="24"/>
        </w:rPr>
        <w:t xml:space="preserve"> we have not found any previous </w:t>
      </w:r>
      <w:r w:rsidR="00963D70">
        <w:rPr>
          <w:rFonts w:ascii="Times New Roman" w:eastAsia="Times New Roman" w:hAnsi="Times New Roman" w:cs="Times New Roman"/>
          <w:iCs/>
          <w:color w:val="000000" w:themeColor="text1"/>
          <w:sz w:val="24"/>
          <w:szCs w:val="24"/>
        </w:rPr>
        <w:t>work</w:t>
      </w:r>
      <w:r>
        <w:rPr>
          <w:rFonts w:ascii="Times New Roman" w:eastAsia="Times New Roman" w:hAnsi="Times New Roman" w:cs="Times New Roman"/>
          <w:iCs/>
          <w:color w:val="000000" w:themeColor="text1"/>
          <w:sz w:val="24"/>
          <w:szCs w:val="24"/>
        </w:rPr>
        <w:t xml:space="preserve"> that has managed to quantify this shift and so we suggest that </w:t>
      </w:r>
      <w:r w:rsidR="00963D70">
        <w:rPr>
          <w:rFonts w:ascii="Times New Roman" w:eastAsia="Times New Roman" w:hAnsi="Times New Roman" w:cs="Times New Roman"/>
          <w:iCs/>
          <w:color w:val="000000" w:themeColor="text1"/>
          <w:sz w:val="24"/>
          <w:szCs w:val="24"/>
        </w:rPr>
        <w:t xml:space="preserve">the </w:t>
      </w:r>
      <w:r w:rsidR="0027581C">
        <w:rPr>
          <w:rFonts w:ascii="Times New Roman" w:eastAsia="Times New Roman" w:hAnsi="Times New Roman" w:cs="Times New Roman"/>
          <w:iCs/>
          <w:color w:val="000000" w:themeColor="text1"/>
          <w:sz w:val="24"/>
          <w:szCs w:val="24"/>
        </w:rPr>
        <w:t>analysis</w:t>
      </w:r>
      <w:r>
        <w:rPr>
          <w:rFonts w:ascii="Times New Roman" w:eastAsia="Times New Roman" w:hAnsi="Times New Roman" w:cs="Times New Roman"/>
          <w:iCs/>
          <w:color w:val="000000" w:themeColor="text1"/>
          <w:sz w:val="24"/>
          <w:szCs w:val="24"/>
        </w:rPr>
        <w:t xml:space="preserve"> may not be as obvious as it appears.</w:t>
      </w:r>
      <w:r w:rsidR="007678A8">
        <w:rPr>
          <w:rFonts w:ascii="Times New Roman" w:eastAsia="Times New Roman" w:hAnsi="Times New Roman" w:cs="Times New Roman"/>
          <w:iCs/>
          <w:color w:val="000000" w:themeColor="text1"/>
          <w:sz w:val="24"/>
          <w:szCs w:val="24"/>
        </w:rPr>
        <w:t xml:space="preserve">  Additionally, as noted above, we have added several new parts to the analysis to make the scope more substantial.</w:t>
      </w:r>
    </w:p>
    <w:p w14:paraId="720CBA53" w14:textId="77777777" w:rsidR="002079FE" w:rsidRPr="00A41F61" w:rsidRDefault="002079FE" w:rsidP="002079FE">
      <w:pPr>
        <w:rPr>
          <w:rFonts w:ascii="Times New Roman" w:hAnsi="Times New Roman" w:cs="Times New Roman"/>
          <w:color w:val="4472C4" w:themeColor="accent1"/>
          <w:sz w:val="24"/>
          <w:szCs w:val="24"/>
        </w:rPr>
      </w:pPr>
      <w:r w:rsidRPr="00A41F61">
        <w:rPr>
          <w:rFonts w:ascii="Times New Roman" w:hAnsi="Times New Roman" w:cs="Times New Roman"/>
          <w:color w:val="4472C4" w:themeColor="accent1"/>
          <w:sz w:val="24"/>
          <w:szCs w:val="24"/>
        </w:rPr>
        <w:t>As I note below Figure 3 is too busy and I recommended that 500 hPa analysis be removed from the analysis of MSLP and 850 hPa.  There is no analysis of temperature in the manuscript and I recommend that at a minimum the surface temperature anomalies of each weather type be included with the separated plots of 500 hPa.  A temperature trend analysis would be nice as well, but I will take the authors at their word that this is planned future work.</w:t>
      </w:r>
    </w:p>
    <w:p w14:paraId="53E0A5E4" w14:textId="18F6734B" w:rsidR="00E70AD4" w:rsidRPr="007D1129" w:rsidRDefault="00386F7A" w:rsidP="002079FE">
      <w:pPr>
        <w:rPr>
          <w:rFonts w:ascii="Times New Roman" w:hAnsi="Times New Roman" w:cs="Times New Roman"/>
          <w:sz w:val="24"/>
          <w:szCs w:val="24"/>
        </w:rPr>
      </w:pPr>
      <w:r>
        <w:rPr>
          <w:rFonts w:ascii="Times New Roman" w:hAnsi="Times New Roman" w:cs="Times New Roman"/>
          <w:sz w:val="24"/>
          <w:szCs w:val="24"/>
        </w:rPr>
        <w:t>Thank you for the recommendation. We have split the original Figure 3 into two figures. The first shows an analysis of MSLP, 850 hPa winds, and precipitation anomalies, while the second features 500 hPa heights and 2-meter temperature anomalies.</w:t>
      </w:r>
      <w:r w:rsidR="008C4318">
        <w:rPr>
          <w:rFonts w:ascii="Times New Roman" w:hAnsi="Times New Roman" w:cs="Times New Roman"/>
          <w:sz w:val="24"/>
          <w:szCs w:val="24"/>
        </w:rPr>
        <w:t xml:space="preserve"> </w:t>
      </w:r>
      <w:r w:rsidR="007678A8">
        <w:rPr>
          <w:rFonts w:ascii="Times New Roman" w:hAnsi="Times New Roman" w:cs="Times New Roman"/>
          <w:sz w:val="24"/>
          <w:szCs w:val="24"/>
        </w:rPr>
        <w:t xml:space="preserve">We agree that a temperature trend analysis would be interesting but feel that is better suited for a separate paper due to length considerations.  </w:t>
      </w:r>
    </w:p>
    <w:p w14:paraId="3B85687F" w14:textId="333AAAD1" w:rsidR="002079FE" w:rsidRDefault="002079FE" w:rsidP="002079FE">
      <w:pPr>
        <w:rPr>
          <w:rFonts w:ascii="Times New Roman" w:hAnsi="Times New Roman" w:cs="Times New Roman"/>
          <w:color w:val="4472C4" w:themeColor="accent1"/>
          <w:sz w:val="24"/>
          <w:szCs w:val="24"/>
        </w:rPr>
      </w:pPr>
      <w:r w:rsidRPr="00E70AD4">
        <w:rPr>
          <w:rFonts w:ascii="Times New Roman" w:hAnsi="Times New Roman" w:cs="Times New Roman"/>
          <w:color w:val="4472C4" w:themeColor="accent1"/>
          <w:sz w:val="24"/>
          <w:szCs w:val="24"/>
        </w:rPr>
        <w:t>Line 178/Figure 2 - I was confused what is being shown exactly in Figure 2 and I think more explanation is needed.  I assumed that all dates feel within at least one of the seven clusters but are there many dates that are not included in any of the clusters? Shouldn't there be seven blue bars in all the panels? I count six in most.</w:t>
      </w:r>
    </w:p>
    <w:p w14:paraId="6CB7E692" w14:textId="1D5EC786" w:rsidR="00E70AD4" w:rsidRPr="00E70AD4" w:rsidRDefault="0048468A" w:rsidP="002079FE">
      <w:pPr>
        <w:rPr>
          <w:rFonts w:ascii="Times New Roman" w:hAnsi="Times New Roman" w:cs="Times New Roman"/>
          <w:sz w:val="24"/>
          <w:szCs w:val="24"/>
        </w:rPr>
      </w:pPr>
      <w:r>
        <w:rPr>
          <w:rFonts w:ascii="Times New Roman" w:hAnsi="Times New Roman" w:cs="Times New Roman"/>
          <w:sz w:val="24"/>
          <w:szCs w:val="24"/>
        </w:rPr>
        <w:t>This f</w:t>
      </w:r>
      <w:r w:rsidR="00E70AD4">
        <w:rPr>
          <w:rFonts w:ascii="Times New Roman" w:hAnsi="Times New Roman" w:cs="Times New Roman"/>
          <w:sz w:val="24"/>
          <w:szCs w:val="24"/>
        </w:rPr>
        <w:t xml:space="preserve">igure </w:t>
      </w:r>
      <w:r>
        <w:rPr>
          <w:rFonts w:ascii="Times New Roman" w:hAnsi="Times New Roman" w:cs="Times New Roman"/>
          <w:sz w:val="24"/>
          <w:szCs w:val="24"/>
        </w:rPr>
        <w:t xml:space="preserve">is </w:t>
      </w:r>
      <w:r w:rsidR="00E70AD4">
        <w:rPr>
          <w:rFonts w:ascii="Times New Roman" w:hAnsi="Times New Roman" w:cs="Times New Roman"/>
          <w:sz w:val="24"/>
          <w:szCs w:val="24"/>
        </w:rPr>
        <w:t>no longer in</w:t>
      </w:r>
      <w:r>
        <w:rPr>
          <w:rFonts w:ascii="Times New Roman" w:hAnsi="Times New Roman" w:cs="Times New Roman"/>
          <w:sz w:val="24"/>
          <w:szCs w:val="24"/>
        </w:rPr>
        <w:t xml:space="preserve"> the</w:t>
      </w:r>
      <w:r w:rsidR="00E70AD4">
        <w:rPr>
          <w:rFonts w:ascii="Times New Roman" w:hAnsi="Times New Roman" w:cs="Times New Roman"/>
          <w:sz w:val="24"/>
          <w:szCs w:val="24"/>
        </w:rPr>
        <w:t xml:space="preserve"> manuscript.</w:t>
      </w:r>
    </w:p>
    <w:p w14:paraId="0806AC87" w14:textId="191620B3" w:rsidR="002079FE" w:rsidRDefault="002079FE" w:rsidP="002079FE">
      <w:pPr>
        <w:rPr>
          <w:rFonts w:ascii="Times New Roman" w:hAnsi="Times New Roman" w:cs="Times New Roman"/>
          <w:color w:val="4472C4" w:themeColor="accent1"/>
          <w:sz w:val="24"/>
          <w:szCs w:val="24"/>
        </w:rPr>
      </w:pPr>
      <w:r w:rsidRPr="00815385">
        <w:rPr>
          <w:rFonts w:ascii="Times New Roman" w:hAnsi="Times New Roman" w:cs="Times New Roman"/>
          <w:color w:val="4472C4" w:themeColor="accent1"/>
          <w:sz w:val="24"/>
          <w:szCs w:val="24"/>
        </w:rPr>
        <w:t>Figure 3 - Each panel is quite busy, and I am having a hard time making out the trough and ridge features.  I suggest including SLP and 850hPa wind vectors in one plot and 500 hPa in a separate plot</w:t>
      </w:r>
    </w:p>
    <w:p w14:paraId="00F1344B" w14:textId="3D124C63" w:rsidR="00815385" w:rsidRPr="00815385" w:rsidRDefault="00815385" w:rsidP="002079FE">
      <w:pPr>
        <w:rPr>
          <w:rFonts w:ascii="Times New Roman" w:hAnsi="Times New Roman" w:cs="Times New Roman"/>
          <w:sz w:val="24"/>
          <w:szCs w:val="24"/>
        </w:rPr>
      </w:pPr>
      <w:r>
        <w:rPr>
          <w:rFonts w:ascii="Times New Roman" w:hAnsi="Times New Roman" w:cs="Times New Roman"/>
          <w:sz w:val="24"/>
          <w:szCs w:val="24"/>
        </w:rPr>
        <w:t>Thank you for the suggestion. We have split this into two figures, one showing the MSLP, 850 hPa winds, and precipitation anomalies and the other showing 500 hPa heights and 2-meter temperatures anomalies.</w:t>
      </w:r>
    </w:p>
    <w:p w14:paraId="03156919" w14:textId="2B5C0419" w:rsidR="002079FE" w:rsidRDefault="002079FE" w:rsidP="002079FE">
      <w:pPr>
        <w:rPr>
          <w:rFonts w:ascii="Times New Roman" w:hAnsi="Times New Roman" w:cs="Times New Roman"/>
          <w:color w:val="4472C4" w:themeColor="accent1"/>
          <w:sz w:val="24"/>
          <w:szCs w:val="24"/>
        </w:rPr>
      </w:pPr>
      <w:r w:rsidRPr="00815385">
        <w:rPr>
          <w:rFonts w:ascii="Times New Roman" w:hAnsi="Times New Roman" w:cs="Times New Roman"/>
          <w:color w:val="4472C4" w:themeColor="accent1"/>
          <w:sz w:val="24"/>
          <w:szCs w:val="24"/>
        </w:rPr>
        <w:t>Figure 4 - In order to see the contouring levels for MSLP, I really needed to blow up the figure but is the contouring interval irregular in the plot?</w:t>
      </w:r>
    </w:p>
    <w:p w14:paraId="041601D6" w14:textId="7F099A0F" w:rsidR="00815385" w:rsidRPr="00815385" w:rsidRDefault="00815385" w:rsidP="002079FE">
      <w:pPr>
        <w:rPr>
          <w:rFonts w:ascii="Times New Roman" w:hAnsi="Times New Roman" w:cs="Times New Roman"/>
          <w:sz w:val="24"/>
          <w:szCs w:val="24"/>
        </w:rPr>
      </w:pPr>
      <w:r>
        <w:rPr>
          <w:rFonts w:ascii="Times New Roman" w:hAnsi="Times New Roman" w:cs="Times New Roman"/>
          <w:sz w:val="24"/>
          <w:szCs w:val="24"/>
        </w:rPr>
        <w:t xml:space="preserve">This figure is no longer in the manuscript. In other figures, we have adjusted the text size and contour intervals to make </w:t>
      </w:r>
      <w:r w:rsidR="00A10710">
        <w:rPr>
          <w:rFonts w:ascii="Times New Roman" w:hAnsi="Times New Roman" w:cs="Times New Roman"/>
          <w:sz w:val="24"/>
          <w:szCs w:val="24"/>
        </w:rPr>
        <w:t>them</w:t>
      </w:r>
      <w:r>
        <w:rPr>
          <w:rFonts w:ascii="Times New Roman" w:hAnsi="Times New Roman" w:cs="Times New Roman"/>
          <w:sz w:val="24"/>
          <w:szCs w:val="24"/>
        </w:rPr>
        <w:t xml:space="preserve"> easier to read.</w:t>
      </w:r>
    </w:p>
    <w:p w14:paraId="676DA471" w14:textId="44BD985B" w:rsidR="002079FE" w:rsidRDefault="002079FE" w:rsidP="002079FE">
      <w:pPr>
        <w:rPr>
          <w:rFonts w:ascii="Times New Roman" w:hAnsi="Times New Roman" w:cs="Times New Roman"/>
          <w:color w:val="4472C4" w:themeColor="accent1"/>
          <w:sz w:val="24"/>
          <w:szCs w:val="24"/>
        </w:rPr>
      </w:pPr>
      <w:r w:rsidRPr="00815385">
        <w:rPr>
          <w:rFonts w:ascii="Times New Roman" w:hAnsi="Times New Roman" w:cs="Times New Roman"/>
          <w:color w:val="4472C4" w:themeColor="accent1"/>
          <w:sz w:val="24"/>
          <w:szCs w:val="24"/>
        </w:rPr>
        <w:t>Lines 212-214 - does this really makes sense that high surface pressure is due sometimes to higher heights in the mid-troposphere and sometimes due to higher heights in the lower-troposphere?  Seems to me that higher surface pressure is always going to be associated with higher heights in the lower troposphere due to subsidence.  The mid-tropospheric heights are then a function of the atmospheric column temperature and surface pressure.</w:t>
      </w:r>
    </w:p>
    <w:p w14:paraId="388AB606" w14:textId="0EDFAA36" w:rsidR="00815385" w:rsidRPr="00815385" w:rsidRDefault="00ED7567" w:rsidP="002079FE">
      <w:pPr>
        <w:rPr>
          <w:rFonts w:ascii="Times New Roman" w:hAnsi="Times New Roman" w:cs="Times New Roman"/>
          <w:sz w:val="24"/>
          <w:szCs w:val="24"/>
        </w:rPr>
      </w:pPr>
      <w:r>
        <w:rPr>
          <w:rFonts w:ascii="Times New Roman" w:hAnsi="Times New Roman" w:cs="Times New Roman"/>
          <w:sz w:val="24"/>
          <w:szCs w:val="24"/>
        </w:rPr>
        <w:lastRenderedPageBreak/>
        <w:t>These lines are no longer in the manuscript.</w:t>
      </w:r>
    </w:p>
    <w:p w14:paraId="744A8460" w14:textId="516E82B1" w:rsidR="002079FE" w:rsidRDefault="002079FE" w:rsidP="002079FE">
      <w:pPr>
        <w:rPr>
          <w:rFonts w:ascii="Times New Roman" w:hAnsi="Times New Roman" w:cs="Times New Roman"/>
          <w:color w:val="4472C4" w:themeColor="accent1"/>
          <w:sz w:val="24"/>
          <w:szCs w:val="24"/>
        </w:rPr>
      </w:pPr>
      <w:r w:rsidRPr="00D20B0B">
        <w:rPr>
          <w:rFonts w:ascii="Times New Roman" w:hAnsi="Times New Roman" w:cs="Times New Roman"/>
          <w:color w:val="4472C4" w:themeColor="accent1"/>
          <w:sz w:val="24"/>
          <w:szCs w:val="24"/>
        </w:rPr>
        <w:t xml:space="preserve">Figure 8 </w:t>
      </w:r>
      <w:proofErr w:type="gramStart"/>
      <w:r w:rsidRPr="00D20B0B">
        <w:rPr>
          <w:rFonts w:ascii="Times New Roman" w:hAnsi="Times New Roman" w:cs="Times New Roman"/>
          <w:color w:val="4472C4" w:themeColor="accent1"/>
          <w:sz w:val="24"/>
          <w:szCs w:val="24"/>
        </w:rPr>
        <w:t>-  I</w:t>
      </w:r>
      <w:proofErr w:type="gramEnd"/>
      <w:r w:rsidRPr="00D20B0B">
        <w:rPr>
          <w:rFonts w:ascii="Times New Roman" w:hAnsi="Times New Roman" w:cs="Times New Roman"/>
          <w:color w:val="4472C4" w:themeColor="accent1"/>
          <w:sz w:val="24"/>
          <w:szCs w:val="24"/>
        </w:rPr>
        <w:t xml:space="preserve"> think a description of the percentages shown in the arrows could be provided at least in the caption, is it percentage of days when WT(X) occurs it will transition to WT(Y)?</w:t>
      </w:r>
    </w:p>
    <w:p w14:paraId="17989187" w14:textId="67B4FE7E" w:rsidR="00291CD8" w:rsidRDefault="00AD3277" w:rsidP="002079FE">
      <w:pPr>
        <w:rPr>
          <w:rFonts w:ascii="Times New Roman" w:hAnsi="Times New Roman" w:cs="Times New Roman"/>
          <w:color w:val="4472C4" w:themeColor="accent1"/>
          <w:sz w:val="24"/>
          <w:szCs w:val="24"/>
        </w:rPr>
      </w:pPr>
      <w:ins w:id="1" w:author="Coe, David W" w:date="2020-12-09T15:25:00Z">
        <w:r w:rsidRPr="004436CF">
          <w:rPr>
            <w:noProof/>
            <w:color w:val="00000A"/>
            <w:sz w:val="28"/>
            <w:szCs w:val="28"/>
          </w:rPr>
          <w:drawing>
            <wp:anchor distT="0" distB="0" distL="114300" distR="114300" simplePos="0" relativeHeight="251659264" behindDoc="1" locked="0" layoutInCell="1" allowOverlap="1" wp14:anchorId="162059C6" wp14:editId="259421AF">
              <wp:simplePos x="0" y="0"/>
              <wp:positionH relativeFrom="margin">
                <wp:align>center</wp:align>
              </wp:positionH>
              <wp:positionV relativeFrom="paragraph">
                <wp:posOffset>11430</wp:posOffset>
              </wp:positionV>
              <wp:extent cx="5215890" cy="2780665"/>
              <wp:effectExtent l="0" t="0" r="3810" b="635"/>
              <wp:wrapTight wrapText="bothSides">
                <wp:wrapPolygon edited="0">
                  <wp:start x="0" y="0"/>
                  <wp:lineTo x="0" y="21457"/>
                  <wp:lineTo x="21537" y="21457"/>
                  <wp:lineTo x="21537" y="0"/>
                  <wp:lineTo x="0" y="0"/>
                </wp:wrapPolygon>
              </wp:wrapTight>
              <wp:docPr id="56" name="Picture 4">
                <a:extLst xmlns:a="http://schemas.openxmlformats.org/drawingml/2006/main">
                  <a:ext uri="{FF2B5EF4-FFF2-40B4-BE49-F238E27FC236}">
                    <a16:creationId xmlns:a16="http://schemas.microsoft.com/office/drawing/2014/main" id="{BCF1B9D6-BB28-444C-9DD4-D13C6B14B8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CF1B9D6-BB28-444C-9DD4-D13C6B14B87A}"/>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15890" cy="2780665"/>
                      </a:xfrm>
                      <a:prstGeom prst="rect">
                        <a:avLst/>
                      </a:prstGeom>
                    </pic:spPr>
                  </pic:pic>
                </a:graphicData>
              </a:graphic>
            </wp:anchor>
          </w:drawing>
        </w:r>
      </w:ins>
    </w:p>
    <w:p w14:paraId="31AC95B7" w14:textId="4524379F" w:rsidR="00291CD8" w:rsidRDefault="00291CD8" w:rsidP="002079FE">
      <w:pPr>
        <w:rPr>
          <w:rFonts w:ascii="Times New Roman" w:hAnsi="Times New Roman" w:cs="Times New Roman"/>
          <w:color w:val="4472C4" w:themeColor="accent1"/>
          <w:sz w:val="24"/>
          <w:szCs w:val="24"/>
        </w:rPr>
      </w:pPr>
    </w:p>
    <w:p w14:paraId="1976AA40" w14:textId="00B3BB26" w:rsidR="004A3790" w:rsidRDefault="004A3790" w:rsidP="002079FE">
      <w:pPr>
        <w:rPr>
          <w:rFonts w:ascii="Times New Roman" w:hAnsi="Times New Roman" w:cs="Times New Roman"/>
          <w:color w:val="4472C4" w:themeColor="accent1"/>
          <w:sz w:val="24"/>
          <w:szCs w:val="24"/>
        </w:rPr>
      </w:pPr>
    </w:p>
    <w:p w14:paraId="0A1F4C6B" w14:textId="6DC34D68" w:rsidR="004A3790" w:rsidRDefault="004A3790" w:rsidP="002079FE">
      <w:pPr>
        <w:rPr>
          <w:rFonts w:ascii="Times New Roman" w:hAnsi="Times New Roman" w:cs="Times New Roman"/>
          <w:color w:val="4472C4" w:themeColor="accent1"/>
          <w:sz w:val="24"/>
          <w:szCs w:val="24"/>
        </w:rPr>
      </w:pPr>
    </w:p>
    <w:p w14:paraId="787D7E62" w14:textId="016677E8" w:rsidR="004A3790" w:rsidRDefault="004A3790" w:rsidP="002079FE">
      <w:pPr>
        <w:rPr>
          <w:rFonts w:ascii="Times New Roman" w:hAnsi="Times New Roman" w:cs="Times New Roman"/>
          <w:color w:val="4472C4" w:themeColor="accent1"/>
          <w:sz w:val="24"/>
          <w:szCs w:val="24"/>
        </w:rPr>
      </w:pPr>
    </w:p>
    <w:p w14:paraId="5312ADF6" w14:textId="0EA8966E" w:rsidR="004A3790" w:rsidRDefault="004A3790" w:rsidP="002079FE">
      <w:pPr>
        <w:rPr>
          <w:rFonts w:ascii="Times New Roman" w:hAnsi="Times New Roman" w:cs="Times New Roman"/>
          <w:color w:val="4472C4" w:themeColor="accent1"/>
          <w:sz w:val="24"/>
          <w:szCs w:val="24"/>
        </w:rPr>
      </w:pPr>
    </w:p>
    <w:p w14:paraId="749FB3A7" w14:textId="2DBC08A0" w:rsidR="004A3790" w:rsidRDefault="004A3790" w:rsidP="002079FE">
      <w:pPr>
        <w:rPr>
          <w:rFonts w:ascii="Times New Roman" w:hAnsi="Times New Roman" w:cs="Times New Roman"/>
          <w:color w:val="4472C4" w:themeColor="accent1"/>
          <w:sz w:val="24"/>
          <w:szCs w:val="24"/>
        </w:rPr>
      </w:pPr>
    </w:p>
    <w:p w14:paraId="21A3BED0" w14:textId="21DBFF7D" w:rsidR="004A3790" w:rsidRDefault="004A3790" w:rsidP="002079FE">
      <w:pPr>
        <w:rPr>
          <w:rFonts w:ascii="Times New Roman" w:hAnsi="Times New Roman" w:cs="Times New Roman"/>
          <w:color w:val="4472C4" w:themeColor="accent1"/>
          <w:sz w:val="24"/>
          <w:szCs w:val="24"/>
        </w:rPr>
      </w:pPr>
    </w:p>
    <w:p w14:paraId="0FE534A8" w14:textId="6721C721" w:rsidR="004A3790" w:rsidRDefault="004A3790" w:rsidP="002079FE">
      <w:pPr>
        <w:rPr>
          <w:rFonts w:ascii="Times New Roman" w:hAnsi="Times New Roman" w:cs="Times New Roman"/>
          <w:color w:val="4472C4" w:themeColor="accent1"/>
          <w:sz w:val="24"/>
          <w:szCs w:val="24"/>
        </w:rPr>
      </w:pPr>
    </w:p>
    <w:p w14:paraId="30FCBD1E" w14:textId="77777777" w:rsidR="004A3790" w:rsidRDefault="004A3790" w:rsidP="004A3790">
      <w:pPr>
        <w:pStyle w:val="paragraph"/>
        <w:spacing w:line="480" w:lineRule="auto"/>
        <w:jc w:val="both"/>
        <w:textAlignment w:val="baseline"/>
        <w:rPr>
          <w:color w:val="00000A"/>
        </w:rPr>
      </w:pPr>
    </w:p>
    <w:p w14:paraId="1F6F883D" w14:textId="77D00967" w:rsidR="004A3790" w:rsidRPr="002D5D33" w:rsidRDefault="004A3790" w:rsidP="002D5D33">
      <w:pPr>
        <w:rPr>
          <w:rFonts w:ascii="Times New Roman" w:hAnsi="Times New Roman" w:cs="Times New Roman"/>
          <w:sz w:val="24"/>
          <w:szCs w:val="24"/>
        </w:rPr>
      </w:pPr>
      <w:r w:rsidRPr="00F33EC8">
        <w:rPr>
          <w:rStyle w:val="IntenseEmphasis"/>
          <w:rFonts w:ascii="Times New Roman" w:hAnsi="Times New Roman" w:cs="Times New Roman"/>
          <w:color w:val="000000" w:themeColor="text1"/>
        </w:rPr>
        <w:t>Figure R</w:t>
      </w:r>
      <w:r>
        <w:rPr>
          <w:rStyle w:val="IntenseEmphasis"/>
          <w:rFonts w:ascii="Times New Roman" w:hAnsi="Times New Roman" w:cs="Times New Roman"/>
          <w:color w:val="000000" w:themeColor="text1"/>
        </w:rPr>
        <w:t>1</w:t>
      </w:r>
      <w:r w:rsidRPr="00F33EC8">
        <w:rPr>
          <w:rStyle w:val="IntenseEmphasis"/>
          <w:rFonts w:ascii="Times New Roman" w:hAnsi="Times New Roman" w:cs="Times New Roman"/>
          <w:color w:val="000000" w:themeColor="text1"/>
        </w:rPr>
        <w:t xml:space="preserve">: </w:t>
      </w:r>
      <w:r w:rsidRPr="002D5D33">
        <w:rPr>
          <w:i/>
          <w:iCs/>
          <w:color w:val="00000A"/>
        </w:rPr>
        <w:t>WT progression for the first and second halves of the season based on Markov chain analysis. Arrows indicate progressions that are significant at the 95% level</w:t>
      </w:r>
      <w:r w:rsidR="002D5D33" w:rsidRPr="002D5D33">
        <w:rPr>
          <w:i/>
          <w:iCs/>
          <w:color w:val="00000A"/>
        </w:rPr>
        <w:t>.</w:t>
      </w:r>
      <w:r w:rsidRPr="002D5D33" w:rsidDel="004436CF">
        <w:rPr>
          <w:color w:val="00000A"/>
        </w:rPr>
        <w:t xml:space="preserve"> </w:t>
      </w:r>
      <w:r w:rsidRPr="002D5D33">
        <w:rPr>
          <w:rStyle w:val="eop"/>
          <w:color w:val="00000A"/>
        </w:rPr>
        <w:t> </w:t>
      </w:r>
    </w:p>
    <w:p w14:paraId="15E11C60" w14:textId="780A4B1D" w:rsidR="004A3790" w:rsidRDefault="004A3790" w:rsidP="002079FE">
      <w:pPr>
        <w:rPr>
          <w:rFonts w:ascii="Times New Roman" w:hAnsi="Times New Roman" w:cs="Times New Roman"/>
          <w:color w:val="4472C4" w:themeColor="accent1"/>
          <w:sz w:val="24"/>
          <w:szCs w:val="24"/>
        </w:rPr>
      </w:pPr>
    </w:p>
    <w:p w14:paraId="3DF0993D" w14:textId="52337CD2" w:rsidR="004A3790" w:rsidRDefault="004A3790" w:rsidP="002079FE">
      <w:pPr>
        <w:rPr>
          <w:rFonts w:ascii="Times New Roman" w:hAnsi="Times New Roman" w:cs="Times New Roman"/>
          <w:color w:val="4472C4" w:themeColor="accent1"/>
          <w:sz w:val="24"/>
          <w:szCs w:val="24"/>
        </w:rPr>
      </w:pPr>
    </w:p>
    <w:p w14:paraId="1C485EF4" w14:textId="77777777" w:rsidR="004A3790" w:rsidRDefault="004A3790" w:rsidP="002079FE">
      <w:pPr>
        <w:rPr>
          <w:rFonts w:ascii="Times New Roman" w:hAnsi="Times New Roman" w:cs="Times New Roman"/>
          <w:color w:val="4472C4" w:themeColor="accent1"/>
          <w:sz w:val="24"/>
          <w:szCs w:val="24"/>
        </w:rPr>
      </w:pPr>
    </w:p>
    <w:p w14:paraId="4E89EB7E" w14:textId="681D3F01" w:rsidR="00D20B0B" w:rsidRPr="00D20B0B" w:rsidRDefault="00D20B0B" w:rsidP="002079FE">
      <w:pPr>
        <w:rPr>
          <w:rFonts w:ascii="Times New Roman" w:hAnsi="Times New Roman" w:cs="Times New Roman"/>
          <w:sz w:val="24"/>
          <w:szCs w:val="24"/>
        </w:rPr>
      </w:pPr>
      <w:r>
        <w:rPr>
          <w:rFonts w:ascii="Times New Roman" w:hAnsi="Times New Roman" w:cs="Times New Roman"/>
          <w:sz w:val="24"/>
          <w:szCs w:val="24"/>
        </w:rPr>
        <w:t>This figure has been redone</w:t>
      </w:r>
      <w:r w:rsidR="00D62814">
        <w:rPr>
          <w:rFonts w:ascii="Times New Roman" w:hAnsi="Times New Roman" w:cs="Times New Roman"/>
          <w:sz w:val="24"/>
          <w:szCs w:val="24"/>
        </w:rPr>
        <w:t xml:space="preserve"> to be more easily read (</w:t>
      </w:r>
      <w:r w:rsidR="00A10710">
        <w:rPr>
          <w:rFonts w:ascii="Times New Roman" w:hAnsi="Times New Roman" w:cs="Times New Roman"/>
          <w:sz w:val="24"/>
          <w:szCs w:val="24"/>
        </w:rPr>
        <w:t xml:space="preserve">copied above as </w:t>
      </w:r>
      <w:r w:rsidR="00D62814">
        <w:rPr>
          <w:rFonts w:ascii="Times New Roman" w:hAnsi="Times New Roman" w:cs="Times New Roman"/>
          <w:sz w:val="24"/>
          <w:szCs w:val="24"/>
        </w:rPr>
        <w:t>Figure R1)</w:t>
      </w:r>
      <w:r w:rsidR="00E47B23">
        <w:rPr>
          <w:rFonts w:ascii="Times New Roman" w:hAnsi="Times New Roman" w:cs="Times New Roman"/>
          <w:sz w:val="24"/>
          <w:szCs w:val="24"/>
        </w:rPr>
        <w:t>. Now, the arrows show transitions that are likely at the 95% level between WTs including persistence (curved arrows).</w:t>
      </w:r>
      <w:r w:rsidR="0084469D">
        <w:rPr>
          <w:rFonts w:ascii="Times New Roman" w:hAnsi="Times New Roman" w:cs="Times New Roman"/>
          <w:sz w:val="24"/>
          <w:szCs w:val="24"/>
        </w:rPr>
        <w:t xml:space="preserve"> The percentage of days </w:t>
      </w:r>
      <w:r w:rsidR="005B00F8">
        <w:rPr>
          <w:rFonts w:ascii="Times New Roman" w:hAnsi="Times New Roman" w:cs="Times New Roman"/>
          <w:sz w:val="24"/>
          <w:szCs w:val="24"/>
        </w:rPr>
        <w:t>when the transition between WTs occurs is no longer included since we are using the 95% level of likelihood of transition.</w:t>
      </w:r>
    </w:p>
    <w:p w14:paraId="69C55B59" w14:textId="09A6E1FA" w:rsidR="002079FE" w:rsidRPr="005B00F8" w:rsidRDefault="002079FE" w:rsidP="002079FE">
      <w:pPr>
        <w:rPr>
          <w:rFonts w:ascii="Times New Roman" w:hAnsi="Times New Roman" w:cs="Times New Roman"/>
          <w:color w:val="4472C4" w:themeColor="accent1"/>
          <w:sz w:val="24"/>
          <w:szCs w:val="24"/>
        </w:rPr>
      </w:pPr>
      <w:r w:rsidRPr="005B00F8">
        <w:rPr>
          <w:rFonts w:ascii="Times New Roman" w:hAnsi="Times New Roman" w:cs="Times New Roman"/>
          <w:color w:val="4472C4" w:themeColor="accent1"/>
          <w:sz w:val="24"/>
          <w:szCs w:val="24"/>
        </w:rPr>
        <w:t>Figure 9 - how come the frequency of WT5 is not shown?</w:t>
      </w:r>
    </w:p>
    <w:p w14:paraId="4675B713" w14:textId="43D8E87E" w:rsidR="003C1B63" w:rsidRDefault="003C1B63" w:rsidP="002079FE">
      <w:pPr>
        <w:rPr>
          <w:rFonts w:ascii="Times New Roman" w:hAnsi="Times New Roman" w:cs="Times New Roman"/>
          <w:sz w:val="24"/>
          <w:szCs w:val="24"/>
        </w:rPr>
      </w:pPr>
      <w:r>
        <w:rPr>
          <w:rFonts w:ascii="Times New Roman" w:hAnsi="Times New Roman" w:cs="Times New Roman"/>
          <w:sz w:val="24"/>
          <w:szCs w:val="24"/>
        </w:rPr>
        <w:t>The frequency of WTs 2 and 5 have been added in to their respective Early and Late season appearances.</w:t>
      </w:r>
    </w:p>
    <w:p w14:paraId="3417558D" w14:textId="77777777" w:rsidR="00212DCF" w:rsidRDefault="00212DCF" w:rsidP="003C1B63">
      <w:pPr>
        <w:rPr>
          <w:rFonts w:ascii="Times New Roman" w:hAnsi="Times New Roman" w:cs="Times New Roman"/>
          <w:sz w:val="24"/>
          <w:szCs w:val="24"/>
        </w:rPr>
      </w:pPr>
    </w:p>
    <w:p w14:paraId="1F6E3027" w14:textId="2E5954CF" w:rsidR="00A10710" w:rsidRDefault="003C1B63" w:rsidP="003C1B63">
      <w:pPr>
        <w:rPr>
          <w:rFonts w:ascii="Times New Roman" w:eastAsia="Times New Roman" w:hAnsi="Times New Roman" w:cs="Times New Roman"/>
          <w:b/>
          <w:color w:val="000000" w:themeColor="text1"/>
          <w:sz w:val="24"/>
          <w:szCs w:val="24"/>
        </w:rPr>
      </w:pPr>
      <w:r w:rsidRPr="00017FB3">
        <w:rPr>
          <w:rFonts w:ascii="Times New Roman" w:eastAsia="Times New Roman" w:hAnsi="Times New Roman" w:cs="Times New Roman"/>
          <w:b/>
          <w:color w:val="000000" w:themeColor="text1"/>
          <w:sz w:val="24"/>
          <w:szCs w:val="24"/>
        </w:rPr>
        <w:t xml:space="preserve">Response to Reviewer </w:t>
      </w:r>
      <w:r w:rsidR="005D5956">
        <w:rPr>
          <w:rFonts w:ascii="Times New Roman" w:eastAsia="Times New Roman" w:hAnsi="Times New Roman" w:cs="Times New Roman"/>
          <w:b/>
          <w:color w:val="000000" w:themeColor="text1"/>
          <w:sz w:val="24"/>
          <w:szCs w:val="24"/>
        </w:rPr>
        <w:t>2</w:t>
      </w:r>
    </w:p>
    <w:p w14:paraId="0BF2D287" w14:textId="55563B62" w:rsidR="00A10710" w:rsidRDefault="00A10710" w:rsidP="003C1B63">
      <w:pPr>
        <w:rPr>
          <w:rFonts w:ascii="Times New Roman" w:hAnsi="Times New Roman" w:cs="Times New Roman"/>
          <w:sz w:val="24"/>
          <w:szCs w:val="24"/>
        </w:rPr>
      </w:pPr>
      <w:r>
        <w:rPr>
          <w:rFonts w:ascii="Times New Roman" w:hAnsi="Times New Roman" w:cs="Times New Roman"/>
          <w:sz w:val="24"/>
          <w:szCs w:val="24"/>
        </w:rPr>
        <w:t>Thank you for the review, especially during the pandemic.</w:t>
      </w:r>
    </w:p>
    <w:p w14:paraId="04896A8D" w14:textId="2E497CF3" w:rsidR="002079FE" w:rsidRPr="003C1B63" w:rsidRDefault="002079FE" w:rsidP="002079FE">
      <w:pPr>
        <w:rPr>
          <w:rFonts w:ascii="Times New Roman" w:hAnsi="Times New Roman" w:cs="Times New Roman"/>
          <w:color w:val="4472C4" w:themeColor="accent1"/>
          <w:sz w:val="24"/>
          <w:szCs w:val="24"/>
        </w:rPr>
      </w:pPr>
      <w:r w:rsidRPr="003C1B63">
        <w:rPr>
          <w:rFonts w:ascii="Times New Roman" w:hAnsi="Times New Roman" w:cs="Times New Roman"/>
          <w:color w:val="4472C4" w:themeColor="accent1"/>
          <w:sz w:val="24"/>
          <w:szCs w:val="24"/>
        </w:rPr>
        <w:t xml:space="preserve">Section 3b (and elsewhere): The discussion of weather types (WT) always by number has some drawbacks.  The number designations are convenient and provide a succinct way of summarizing </w:t>
      </w:r>
      <w:r w:rsidRPr="003C1B63">
        <w:rPr>
          <w:rFonts w:ascii="Times New Roman" w:hAnsi="Times New Roman" w:cs="Times New Roman"/>
          <w:color w:val="4472C4" w:themeColor="accent1"/>
          <w:sz w:val="24"/>
          <w:szCs w:val="24"/>
        </w:rPr>
        <w:lastRenderedPageBreak/>
        <w:t>the data but for first time readers, the meaning of the WTs and the circulation pattern changes transpiring is often not quite so clear.  For example, insert information clarifying the meaning of a WT1-WT6-WT5-WT1 (Line 250) sequence.  What is happening with the circulation?  Provide these insights throughout the results so the reader can connect arbitrary WT numbers with meaningful conclusions.</w:t>
      </w:r>
    </w:p>
    <w:p w14:paraId="26C96623" w14:textId="019333D4" w:rsidR="002079FE" w:rsidRPr="00E540D5" w:rsidRDefault="00E540D5" w:rsidP="002079FE">
      <w:pPr>
        <w:rPr>
          <w:rFonts w:ascii="Times New Roman" w:hAnsi="Times New Roman" w:cs="Times New Roman"/>
          <w:sz w:val="24"/>
          <w:szCs w:val="24"/>
        </w:rPr>
      </w:pPr>
      <w:r>
        <w:rPr>
          <w:rFonts w:ascii="Times New Roman" w:hAnsi="Times New Roman" w:cs="Times New Roman"/>
          <w:sz w:val="24"/>
          <w:szCs w:val="24"/>
        </w:rPr>
        <w:t>Thank you</w:t>
      </w:r>
      <w:r w:rsidR="002849C4">
        <w:rPr>
          <w:rFonts w:ascii="Times New Roman" w:hAnsi="Times New Roman" w:cs="Times New Roman"/>
          <w:sz w:val="24"/>
          <w:szCs w:val="24"/>
        </w:rPr>
        <w:t xml:space="preserve"> very much</w:t>
      </w:r>
      <w:r>
        <w:rPr>
          <w:rFonts w:ascii="Times New Roman" w:hAnsi="Times New Roman" w:cs="Times New Roman"/>
          <w:sz w:val="24"/>
          <w:szCs w:val="24"/>
        </w:rPr>
        <w:t xml:space="preserve"> for you</w:t>
      </w:r>
      <w:r w:rsidR="00A10710">
        <w:rPr>
          <w:rFonts w:ascii="Times New Roman" w:hAnsi="Times New Roman" w:cs="Times New Roman"/>
          <w:sz w:val="24"/>
          <w:szCs w:val="24"/>
        </w:rPr>
        <w:t>r</w:t>
      </w:r>
      <w:r w:rsidR="002849C4">
        <w:rPr>
          <w:rFonts w:ascii="Times New Roman" w:hAnsi="Times New Roman" w:cs="Times New Roman"/>
          <w:sz w:val="24"/>
          <w:szCs w:val="24"/>
        </w:rPr>
        <w:t xml:space="preserve"> feedback and suggestions. We agree that </w:t>
      </w:r>
      <w:r w:rsidR="00C470BE">
        <w:rPr>
          <w:rFonts w:ascii="Times New Roman" w:hAnsi="Times New Roman" w:cs="Times New Roman"/>
          <w:sz w:val="24"/>
          <w:szCs w:val="24"/>
        </w:rPr>
        <w:t>referring to the WT</w:t>
      </w:r>
      <w:r w:rsidR="008F5719">
        <w:rPr>
          <w:rFonts w:ascii="Times New Roman" w:hAnsi="Times New Roman" w:cs="Times New Roman"/>
          <w:sz w:val="24"/>
          <w:szCs w:val="24"/>
        </w:rPr>
        <w:t xml:space="preserve"> </w:t>
      </w:r>
      <w:r w:rsidR="00963D70">
        <w:rPr>
          <w:rFonts w:ascii="Times New Roman" w:hAnsi="Times New Roman" w:cs="Times New Roman"/>
          <w:sz w:val="24"/>
          <w:szCs w:val="24"/>
        </w:rPr>
        <w:t>that way</w:t>
      </w:r>
      <w:r w:rsidR="00C470BE">
        <w:rPr>
          <w:rFonts w:ascii="Times New Roman" w:hAnsi="Times New Roman" w:cs="Times New Roman"/>
          <w:sz w:val="24"/>
          <w:szCs w:val="24"/>
        </w:rPr>
        <w:t xml:space="preserve"> has both advantages and disadvantages.  We have </w:t>
      </w:r>
      <w:r w:rsidR="000278E2">
        <w:rPr>
          <w:rFonts w:ascii="Times New Roman" w:hAnsi="Times New Roman" w:cs="Times New Roman"/>
          <w:sz w:val="24"/>
          <w:szCs w:val="24"/>
        </w:rPr>
        <w:t>added labels to the sequences to describe the</w:t>
      </w:r>
      <w:r w:rsidR="00C470BE">
        <w:rPr>
          <w:rFonts w:ascii="Times New Roman" w:hAnsi="Times New Roman" w:cs="Times New Roman"/>
          <w:sz w:val="24"/>
          <w:szCs w:val="24"/>
        </w:rPr>
        <w:t>ir</w:t>
      </w:r>
      <w:r w:rsidR="000278E2">
        <w:rPr>
          <w:rFonts w:ascii="Times New Roman" w:hAnsi="Times New Roman" w:cs="Times New Roman"/>
          <w:sz w:val="24"/>
          <w:szCs w:val="24"/>
        </w:rPr>
        <w:t xml:space="preserve"> circulation pattern (either Trough-Ridge, Ridge-Trough, Midwestern Trough, Maritime Trough, or Strong Ridge)</w:t>
      </w:r>
      <w:r w:rsidR="0082072C">
        <w:rPr>
          <w:rFonts w:ascii="Times New Roman" w:hAnsi="Times New Roman" w:cs="Times New Roman"/>
          <w:sz w:val="24"/>
          <w:szCs w:val="24"/>
        </w:rPr>
        <w:t xml:space="preserve"> and tried to strike a balance between referring to the WTs by circulation pattern versus number.</w:t>
      </w:r>
      <w:r w:rsidR="000278E2">
        <w:rPr>
          <w:rFonts w:ascii="Times New Roman" w:hAnsi="Times New Roman" w:cs="Times New Roman"/>
          <w:sz w:val="24"/>
          <w:szCs w:val="24"/>
        </w:rPr>
        <w:t xml:space="preserve"> </w:t>
      </w:r>
      <w:r w:rsidR="009A7188">
        <w:rPr>
          <w:rFonts w:ascii="Times New Roman" w:hAnsi="Times New Roman" w:cs="Times New Roman"/>
          <w:sz w:val="24"/>
          <w:szCs w:val="24"/>
        </w:rPr>
        <w:t xml:space="preserve">The </w:t>
      </w:r>
      <w:r w:rsidR="0082072C">
        <w:rPr>
          <w:rFonts w:ascii="Times New Roman" w:hAnsi="Times New Roman" w:cs="Times New Roman"/>
          <w:sz w:val="24"/>
          <w:szCs w:val="24"/>
        </w:rPr>
        <w:t>progressions</w:t>
      </w:r>
      <w:r w:rsidR="009A7188">
        <w:rPr>
          <w:rFonts w:ascii="Times New Roman" w:hAnsi="Times New Roman" w:cs="Times New Roman"/>
          <w:sz w:val="24"/>
          <w:szCs w:val="24"/>
        </w:rPr>
        <w:t xml:space="preserve"> have also been labelled with numbers (E1-4 and L1) based on when in the season</w:t>
      </w:r>
      <w:r w:rsidR="00C470BE">
        <w:rPr>
          <w:rFonts w:ascii="Times New Roman" w:hAnsi="Times New Roman" w:cs="Times New Roman"/>
          <w:sz w:val="24"/>
          <w:szCs w:val="24"/>
        </w:rPr>
        <w:t xml:space="preserve"> they occur (“E” for “Early” and “L” for “Late)</w:t>
      </w:r>
      <w:r w:rsidR="009A7188">
        <w:rPr>
          <w:rFonts w:ascii="Times New Roman" w:hAnsi="Times New Roman" w:cs="Times New Roman"/>
          <w:sz w:val="24"/>
          <w:szCs w:val="24"/>
        </w:rPr>
        <w:t xml:space="preserve"> to make it easier </w:t>
      </w:r>
      <w:r w:rsidR="00C470BE">
        <w:rPr>
          <w:rFonts w:ascii="Times New Roman" w:hAnsi="Times New Roman" w:cs="Times New Roman"/>
          <w:sz w:val="24"/>
          <w:szCs w:val="24"/>
        </w:rPr>
        <w:t>for the reader to remember their context.</w:t>
      </w:r>
    </w:p>
    <w:p w14:paraId="17600810" w14:textId="2692846A" w:rsidR="002079FE" w:rsidRPr="00A42FBE" w:rsidRDefault="002079FE" w:rsidP="002079FE">
      <w:pPr>
        <w:rPr>
          <w:rFonts w:ascii="Times New Roman" w:hAnsi="Times New Roman" w:cs="Times New Roman"/>
          <w:color w:val="4472C4" w:themeColor="accent1"/>
          <w:sz w:val="24"/>
          <w:szCs w:val="24"/>
        </w:rPr>
      </w:pPr>
      <w:r w:rsidRPr="00A42FBE">
        <w:rPr>
          <w:rFonts w:ascii="Times New Roman" w:hAnsi="Times New Roman" w:cs="Times New Roman"/>
          <w:color w:val="4472C4" w:themeColor="accent1"/>
          <w:sz w:val="24"/>
          <w:szCs w:val="24"/>
        </w:rPr>
        <w:t>Summary and Discussion: The utility of this information needs further discussion.  How are is the knowledge of these WT useful?  What are the regional climate implications?  Any comparison to other regions?</w:t>
      </w:r>
    </w:p>
    <w:p w14:paraId="3517D024" w14:textId="4B34167A" w:rsidR="0082072C" w:rsidRDefault="000209D7" w:rsidP="002079FE">
      <w:pPr>
        <w:rPr>
          <w:rFonts w:ascii="Times New Roman" w:hAnsi="Times New Roman" w:cs="Times New Roman"/>
          <w:sz w:val="24"/>
          <w:szCs w:val="24"/>
        </w:rPr>
      </w:pPr>
      <w:r>
        <w:rPr>
          <w:rFonts w:ascii="Times New Roman" w:hAnsi="Times New Roman" w:cs="Times New Roman"/>
          <w:sz w:val="24"/>
          <w:szCs w:val="24"/>
        </w:rPr>
        <w:t xml:space="preserve">Thank you for the suggestion. </w:t>
      </w:r>
      <w:r w:rsidR="0082072C">
        <w:rPr>
          <w:rFonts w:ascii="Times New Roman" w:hAnsi="Times New Roman" w:cs="Times New Roman"/>
          <w:sz w:val="24"/>
          <w:szCs w:val="24"/>
        </w:rPr>
        <w:t xml:space="preserve"> We have added an analysis and discussion of how the WTs relate to surface sensible weather, extreme events, and </w:t>
      </w:r>
      <w:r w:rsidR="007A7B91">
        <w:rPr>
          <w:rFonts w:ascii="Times New Roman" w:hAnsi="Times New Roman" w:cs="Times New Roman"/>
          <w:sz w:val="24"/>
          <w:szCs w:val="24"/>
        </w:rPr>
        <w:t>teleconnections;</w:t>
      </w:r>
      <w:r w:rsidR="0082072C">
        <w:rPr>
          <w:rFonts w:ascii="Times New Roman" w:hAnsi="Times New Roman" w:cs="Times New Roman"/>
          <w:sz w:val="24"/>
          <w:szCs w:val="24"/>
        </w:rPr>
        <w:t xml:space="preserve"> clarified the link to seasonal shifts</w:t>
      </w:r>
      <w:r w:rsidR="00D8671A">
        <w:rPr>
          <w:rFonts w:ascii="Times New Roman" w:hAnsi="Times New Roman" w:cs="Times New Roman"/>
          <w:sz w:val="24"/>
          <w:szCs w:val="24"/>
        </w:rPr>
        <w:t xml:space="preserve">; and expanded the discussion of how the results can be used as a basis for further work. </w:t>
      </w:r>
      <w:r w:rsidR="0082072C">
        <w:rPr>
          <w:rFonts w:ascii="Times New Roman" w:hAnsi="Times New Roman" w:cs="Times New Roman"/>
          <w:sz w:val="24"/>
          <w:szCs w:val="24"/>
        </w:rPr>
        <w:t xml:space="preserve"> </w:t>
      </w:r>
      <w:r w:rsidR="00D8671A">
        <w:rPr>
          <w:rFonts w:ascii="Times New Roman" w:hAnsi="Times New Roman" w:cs="Times New Roman"/>
          <w:sz w:val="24"/>
          <w:szCs w:val="24"/>
        </w:rPr>
        <w:t>We have also</w:t>
      </w:r>
      <w:r w:rsidR="0082072C">
        <w:rPr>
          <w:rFonts w:ascii="Times New Roman" w:hAnsi="Times New Roman" w:cs="Times New Roman"/>
          <w:sz w:val="24"/>
          <w:szCs w:val="24"/>
        </w:rPr>
        <w:t xml:space="preserve"> added more information on </w:t>
      </w:r>
      <w:r w:rsidR="00D8671A">
        <w:rPr>
          <w:rFonts w:ascii="Times New Roman" w:hAnsi="Times New Roman" w:cs="Times New Roman"/>
          <w:sz w:val="24"/>
          <w:szCs w:val="24"/>
        </w:rPr>
        <w:t xml:space="preserve">the </w:t>
      </w:r>
      <w:r w:rsidR="0082072C">
        <w:rPr>
          <w:rFonts w:ascii="Times New Roman" w:hAnsi="Times New Roman" w:cs="Times New Roman"/>
          <w:sz w:val="24"/>
          <w:szCs w:val="24"/>
        </w:rPr>
        <w:t>relevance</w:t>
      </w:r>
      <w:r w:rsidR="00D8671A">
        <w:rPr>
          <w:rFonts w:ascii="Times New Roman" w:hAnsi="Times New Roman" w:cs="Times New Roman"/>
          <w:sz w:val="24"/>
          <w:szCs w:val="24"/>
        </w:rPr>
        <w:t xml:space="preserve"> and motivation of the analysis</w:t>
      </w:r>
      <w:r w:rsidR="0082072C">
        <w:rPr>
          <w:rFonts w:ascii="Times New Roman" w:hAnsi="Times New Roman" w:cs="Times New Roman"/>
          <w:sz w:val="24"/>
          <w:szCs w:val="24"/>
        </w:rPr>
        <w:t xml:space="preserve"> to the introduction</w:t>
      </w:r>
      <w:r w:rsidR="00D8671A">
        <w:rPr>
          <w:rFonts w:ascii="Times New Roman" w:hAnsi="Times New Roman" w:cs="Times New Roman"/>
          <w:sz w:val="24"/>
          <w:szCs w:val="24"/>
        </w:rPr>
        <w:t>.</w:t>
      </w:r>
    </w:p>
    <w:p w14:paraId="459F8F8B" w14:textId="68800935" w:rsidR="002079FE" w:rsidRPr="007728F6" w:rsidRDefault="002079FE" w:rsidP="002079FE">
      <w:pPr>
        <w:rPr>
          <w:rFonts w:ascii="Times New Roman" w:hAnsi="Times New Roman" w:cs="Times New Roman"/>
          <w:color w:val="4472C4" w:themeColor="accent1"/>
          <w:sz w:val="24"/>
          <w:szCs w:val="24"/>
        </w:rPr>
      </w:pPr>
      <w:r w:rsidRPr="007728F6">
        <w:rPr>
          <w:rFonts w:ascii="Times New Roman" w:hAnsi="Times New Roman" w:cs="Times New Roman"/>
          <w:color w:val="4472C4" w:themeColor="accent1"/>
          <w:sz w:val="24"/>
          <w:szCs w:val="24"/>
        </w:rPr>
        <w:t>Section 1, Lines 90-92: Extra "a" after Rogers 2007.  Shorten to Qian et al. 2013.</w:t>
      </w:r>
    </w:p>
    <w:p w14:paraId="1552AD40" w14:textId="6ACB409A" w:rsidR="002079FE" w:rsidRPr="007728F6" w:rsidRDefault="00575AAE" w:rsidP="002079FE">
      <w:pPr>
        <w:rPr>
          <w:rFonts w:ascii="Times New Roman" w:hAnsi="Times New Roman" w:cs="Times New Roman"/>
          <w:sz w:val="24"/>
          <w:szCs w:val="24"/>
        </w:rPr>
      </w:pPr>
      <w:r>
        <w:rPr>
          <w:rFonts w:ascii="Times New Roman" w:hAnsi="Times New Roman" w:cs="Times New Roman"/>
          <w:sz w:val="24"/>
          <w:szCs w:val="24"/>
        </w:rPr>
        <w:t>Done.</w:t>
      </w:r>
    </w:p>
    <w:p w14:paraId="1FCD3D5A" w14:textId="127A31FC" w:rsidR="002079FE" w:rsidRPr="00575AAE" w:rsidRDefault="002079FE" w:rsidP="002079FE">
      <w:pPr>
        <w:rPr>
          <w:rFonts w:ascii="Times New Roman" w:hAnsi="Times New Roman" w:cs="Times New Roman"/>
          <w:color w:val="4472C4" w:themeColor="accent1"/>
          <w:sz w:val="24"/>
          <w:szCs w:val="24"/>
        </w:rPr>
      </w:pPr>
      <w:r w:rsidRPr="00575AAE">
        <w:rPr>
          <w:rFonts w:ascii="Times New Roman" w:hAnsi="Times New Roman" w:cs="Times New Roman"/>
          <w:color w:val="4472C4" w:themeColor="accent1"/>
          <w:sz w:val="24"/>
          <w:szCs w:val="24"/>
        </w:rPr>
        <w:t>Section 1, Line 104: Pluralize end.</w:t>
      </w:r>
    </w:p>
    <w:p w14:paraId="1FB77C04" w14:textId="4238B73C" w:rsidR="002079FE" w:rsidRPr="00575AAE" w:rsidRDefault="00575AAE" w:rsidP="002079FE">
      <w:pPr>
        <w:rPr>
          <w:rFonts w:ascii="Times New Roman" w:hAnsi="Times New Roman" w:cs="Times New Roman"/>
          <w:sz w:val="24"/>
          <w:szCs w:val="24"/>
        </w:rPr>
      </w:pPr>
      <w:r>
        <w:rPr>
          <w:rFonts w:ascii="Times New Roman" w:hAnsi="Times New Roman" w:cs="Times New Roman"/>
          <w:sz w:val="24"/>
          <w:szCs w:val="24"/>
        </w:rPr>
        <w:t>Done.</w:t>
      </w:r>
    </w:p>
    <w:p w14:paraId="5D1D6285" w14:textId="14DA4B85" w:rsidR="002079FE" w:rsidRPr="00067600" w:rsidRDefault="002079FE" w:rsidP="002079FE">
      <w:pPr>
        <w:rPr>
          <w:rFonts w:ascii="Times New Roman" w:hAnsi="Times New Roman" w:cs="Times New Roman"/>
          <w:color w:val="4472C4" w:themeColor="accent1"/>
          <w:sz w:val="24"/>
          <w:szCs w:val="24"/>
        </w:rPr>
      </w:pPr>
      <w:r w:rsidRPr="00067600">
        <w:rPr>
          <w:rFonts w:ascii="Times New Roman" w:hAnsi="Times New Roman" w:cs="Times New Roman"/>
          <w:color w:val="4472C4" w:themeColor="accent1"/>
          <w:sz w:val="24"/>
          <w:szCs w:val="24"/>
        </w:rPr>
        <w:t>Section 1, Lines 107:  What is "mean fields"?</w:t>
      </w:r>
    </w:p>
    <w:p w14:paraId="4B596394" w14:textId="1D458DD2" w:rsidR="002079FE" w:rsidRPr="00067600" w:rsidRDefault="000641D4" w:rsidP="002079FE">
      <w:pPr>
        <w:rPr>
          <w:rFonts w:ascii="Times New Roman" w:hAnsi="Times New Roman" w:cs="Times New Roman"/>
          <w:sz w:val="24"/>
          <w:szCs w:val="24"/>
        </w:rPr>
      </w:pPr>
      <w:r>
        <w:rPr>
          <w:rFonts w:ascii="Times New Roman" w:hAnsi="Times New Roman" w:cs="Times New Roman"/>
          <w:sz w:val="24"/>
          <w:szCs w:val="24"/>
        </w:rPr>
        <w:t>Removed “mean fields”.</w:t>
      </w:r>
    </w:p>
    <w:p w14:paraId="3F4E07BF" w14:textId="105E71A8" w:rsidR="002079FE" w:rsidRPr="000641D4" w:rsidRDefault="002079FE" w:rsidP="002079FE">
      <w:pPr>
        <w:rPr>
          <w:rFonts w:ascii="Times New Roman" w:hAnsi="Times New Roman" w:cs="Times New Roman"/>
          <w:color w:val="4472C4" w:themeColor="accent1"/>
          <w:sz w:val="24"/>
          <w:szCs w:val="24"/>
        </w:rPr>
      </w:pPr>
      <w:r w:rsidRPr="000641D4">
        <w:rPr>
          <w:rFonts w:ascii="Times New Roman" w:hAnsi="Times New Roman" w:cs="Times New Roman"/>
          <w:color w:val="4472C4" w:themeColor="accent1"/>
          <w:sz w:val="24"/>
          <w:szCs w:val="24"/>
        </w:rPr>
        <w:t>Section 1, Lines 116-119:  Delete without information loss.</w:t>
      </w:r>
    </w:p>
    <w:p w14:paraId="2F8C0234" w14:textId="4E206CC5" w:rsidR="002079FE" w:rsidRPr="00A10710" w:rsidRDefault="00A10710" w:rsidP="002079FE">
      <w:pPr>
        <w:rPr>
          <w:rFonts w:ascii="Times New Roman" w:hAnsi="Times New Roman" w:cs="Times New Roman"/>
          <w:sz w:val="24"/>
          <w:szCs w:val="24"/>
        </w:rPr>
      </w:pPr>
      <w:r>
        <w:rPr>
          <w:rFonts w:ascii="Times New Roman" w:hAnsi="Times New Roman" w:cs="Times New Roman"/>
          <w:sz w:val="24"/>
          <w:szCs w:val="24"/>
        </w:rPr>
        <w:t>We feel this is an important part of the motivation for the paper.</w:t>
      </w:r>
    </w:p>
    <w:p w14:paraId="293D5A3C" w14:textId="355140EF" w:rsidR="002079FE" w:rsidRDefault="002079FE" w:rsidP="002079FE">
      <w:pPr>
        <w:rPr>
          <w:rFonts w:ascii="Times New Roman" w:hAnsi="Times New Roman" w:cs="Times New Roman"/>
          <w:color w:val="4472C4" w:themeColor="accent1"/>
          <w:sz w:val="24"/>
          <w:szCs w:val="24"/>
        </w:rPr>
      </w:pPr>
      <w:r w:rsidRPr="004F43D5">
        <w:rPr>
          <w:rFonts w:ascii="Times New Roman" w:hAnsi="Times New Roman" w:cs="Times New Roman"/>
          <w:color w:val="4472C4" w:themeColor="accent1"/>
          <w:sz w:val="24"/>
          <w:szCs w:val="24"/>
        </w:rPr>
        <w:t>Section 2, Lines 155-156:  As noted, the maximum number of clusters was subjectively chosen.  Were other maximum cluster numbers investigated? What were the impacts on the results?  Provide a rationale for the subjective numbers selected.</w:t>
      </w:r>
    </w:p>
    <w:p w14:paraId="0934E0B4" w14:textId="623DDD60" w:rsidR="00D7614F" w:rsidRPr="00D7614F" w:rsidRDefault="00D7614F" w:rsidP="002079F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regret the confusion.  The number of clusters </w:t>
      </w:r>
      <w:r w:rsidR="00862067">
        <w:rPr>
          <w:rFonts w:ascii="Times New Roman" w:hAnsi="Times New Roman" w:cs="Times New Roman"/>
          <w:color w:val="000000" w:themeColor="text1"/>
          <w:sz w:val="24"/>
          <w:szCs w:val="24"/>
        </w:rPr>
        <w:t>is chosen based on the analysis of the classifiability index, which is discussed later in th</w:t>
      </w:r>
      <w:r w:rsidR="00963D70">
        <w:rPr>
          <w:rFonts w:ascii="Times New Roman" w:hAnsi="Times New Roman" w:cs="Times New Roman"/>
          <w:color w:val="000000" w:themeColor="text1"/>
          <w:sz w:val="24"/>
          <w:szCs w:val="24"/>
        </w:rPr>
        <w:t>at</w:t>
      </w:r>
      <w:r w:rsidR="00862067">
        <w:rPr>
          <w:rFonts w:ascii="Times New Roman" w:hAnsi="Times New Roman" w:cs="Times New Roman"/>
          <w:color w:val="000000" w:themeColor="text1"/>
          <w:sz w:val="24"/>
          <w:szCs w:val="24"/>
        </w:rPr>
        <w:t xml:space="preserve"> section.  We have now clarified this in the text.</w:t>
      </w:r>
    </w:p>
    <w:p w14:paraId="7F6D15F0" w14:textId="13D6D008" w:rsidR="007D1129" w:rsidRDefault="007D1129" w:rsidP="002079FE">
      <w:pPr>
        <w:rPr>
          <w:rFonts w:ascii="Times New Roman" w:hAnsi="Times New Roman" w:cs="Times New Roman"/>
          <w:sz w:val="24"/>
          <w:szCs w:val="24"/>
        </w:rPr>
      </w:pPr>
      <w:r w:rsidRPr="007D1129">
        <w:rPr>
          <w:rFonts w:ascii="Times New Roman" w:hAnsi="Times New Roman" w:cs="Times New Roman"/>
          <w:sz w:val="24"/>
          <w:szCs w:val="24"/>
        </w:rPr>
        <w:t xml:space="preserve">The classifiability results (Fig. 1b) seek to 1) identify a robust and repeatable partitioning of the data into k clusters utilizing multiple k-means runs, and assigning a value (the CI) to this </w:t>
      </w:r>
      <w:r w:rsidRPr="007D1129">
        <w:rPr>
          <w:rFonts w:ascii="Times New Roman" w:hAnsi="Times New Roman" w:cs="Times New Roman"/>
          <w:sz w:val="24"/>
          <w:szCs w:val="24"/>
        </w:rPr>
        <w:lastRenderedPageBreak/>
        <w:t xml:space="preserve">partitioning and 2) comparing this CI value to values produced by repeating the process for k using red noise from the data. Based on CI results, there are several potential k to consider (3, 7, 8, 9, and 10). A small number of clusters may conflate distinct processes and a large number of clusters may not be well sampled by the data. 3 clusters </w:t>
      </w:r>
      <w:r w:rsidR="007A7B91" w:rsidRPr="007D1129">
        <w:rPr>
          <w:rFonts w:ascii="Times New Roman" w:hAnsi="Times New Roman" w:cs="Times New Roman"/>
          <w:sz w:val="24"/>
          <w:szCs w:val="24"/>
        </w:rPr>
        <w:t>are</w:t>
      </w:r>
      <w:r w:rsidRPr="007D1129">
        <w:rPr>
          <w:rFonts w:ascii="Times New Roman" w:hAnsi="Times New Roman" w:cs="Times New Roman"/>
          <w:sz w:val="24"/>
          <w:szCs w:val="24"/>
        </w:rPr>
        <w:t xml:space="preserve"> not sufficient to capture multiple weather processes in a transition season. We focus then on 7-10 clusters, with the aim of finding the fewest number of clusters, for robustness and simplicity, that capture the main patter</w:t>
      </w:r>
      <w:r w:rsidR="007A7B91">
        <w:rPr>
          <w:rFonts w:ascii="Times New Roman" w:hAnsi="Times New Roman" w:cs="Times New Roman"/>
          <w:sz w:val="24"/>
          <w:szCs w:val="24"/>
        </w:rPr>
        <w:t>n</w:t>
      </w:r>
      <w:r w:rsidRPr="007D1129">
        <w:rPr>
          <w:rFonts w:ascii="Times New Roman" w:hAnsi="Times New Roman" w:cs="Times New Roman"/>
          <w:sz w:val="24"/>
          <w:szCs w:val="24"/>
        </w:rPr>
        <w:t xml:space="preserve">s. We compared the 7-cluster solution to the 8 and 9-cluster solutions </w:t>
      </w:r>
      <w:r w:rsidR="009E3F36">
        <w:rPr>
          <w:rFonts w:ascii="Times New Roman" w:hAnsi="Times New Roman" w:cs="Times New Roman"/>
          <w:sz w:val="24"/>
          <w:szCs w:val="24"/>
        </w:rPr>
        <w:t>for cluster similarity and physical interpretation</w:t>
      </w:r>
      <w:r w:rsidR="00AC731A">
        <w:rPr>
          <w:rFonts w:ascii="Times New Roman" w:hAnsi="Times New Roman" w:cs="Times New Roman"/>
          <w:sz w:val="24"/>
          <w:szCs w:val="24"/>
        </w:rPr>
        <w:t xml:space="preserve"> of the atmospheric circulation patterns</w:t>
      </w:r>
      <w:r w:rsidRPr="007D1129">
        <w:rPr>
          <w:rFonts w:ascii="Times New Roman" w:hAnsi="Times New Roman" w:cs="Times New Roman"/>
          <w:sz w:val="24"/>
          <w:szCs w:val="24"/>
        </w:rPr>
        <w:t>, shown in Figure R2.</w:t>
      </w:r>
      <w:r w:rsidR="007A7B91">
        <w:rPr>
          <w:rFonts w:ascii="Times New Roman" w:hAnsi="Times New Roman" w:cs="Times New Roman"/>
          <w:sz w:val="24"/>
          <w:szCs w:val="24"/>
        </w:rPr>
        <w:t xml:space="preserve"> We did not include the </w:t>
      </w:r>
      <w:proofErr w:type="gramStart"/>
      <w:r w:rsidR="007A7B91">
        <w:rPr>
          <w:rFonts w:ascii="Times New Roman" w:hAnsi="Times New Roman" w:cs="Times New Roman"/>
          <w:sz w:val="24"/>
          <w:szCs w:val="24"/>
        </w:rPr>
        <w:t>10 cluster</w:t>
      </w:r>
      <w:proofErr w:type="gramEnd"/>
      <w:r w:rsidR="007A7B91">
        <w:rPr>
          <w:rFonts w:ascii="Times New Roman" w:hAnsi="Times New Roman" w:cs="Times New Roman"/>
          <w:sz w:val="24"/>
          <w:szCs w:val="24"/>
        </w:rPr>
        <w:t xml:space="preserve"> solution as it has the lowest CI value of the four clusters and we felt that 10 patterns for a transition season would be too many. </w:t>
      </w:r>
      <w:r w:rsidRPr="007D1129">
        <w:rPr>
          <w:rFonts w:ascii="Times New Roman" w:hAnsi="Times New Roman" w:cs="Times New Roman"/>
          <w:sz w:val="24"/>
          <w:szCs w:val="24"/>
        </w:rPr>
        <w:t xml:space="preserve"> </w:t>
      </w:r>
    </w:p>
    <w:p w14:paraId="45CBD11C" w14:textId="07652015" w:rsidR="00404FA3" w:rsidRDefault="00276B9B" w:rsidP="009E3F36">
      <w:pPr>
        <w:ind w:firstLine="720"/>
        <w:rPr>
          <w:rFonts w:ascii="Times New Roman" w:hAnsi="Times New Roman" w:cs="Times New Roman"/>
          <w:sz w:val="24"/>
          <w:szCs w:val="24"/>
        </w:rPr>
      </w:pPr>
      <w:r>
        <w:rPr>
          <w:rFonts w:ascii="Times New Roman" w:hAnsi="Times New Roman" w:cs="Times New Roman"/>
          <w:sz w:val="24"/>
          <w:szCs w:val="24"/>
        </w:rPr>
        <w:t>The 8</w:t>
      </w:r>
      <w:r w:rsidR="005F79A6">
        <w:rPr>
          <w:rFonts w:ascii="Times New Roman" w:hAnsi="Times New Roman" w:cs="Times New Roman"/>
          <w:sz w:val="24"/>
          <w:szCs w:val="24"/>
        </w:rPr>
        <w:t>-</w:t>
      </w:r>
      <w:r>
        <w:rPr>
          <w:rFonts w:ascii="Times New Roman" w:hAnsi="Times New Roman" w:cs="Times New Roman"/>
          <w:sz w:val="24"/>
          <w:szCs w:val="24"/>
        </w:rPr>
        <w:t>cluster solution</w:t>
      </w:r>
      <w:r w:rsidR="00001347">
        <w:rPr>
          <w:rFonts w:ascii="Times New Roman" w:hAnsi="Times New Roman" w:cs="Times New Roman"/>
          <w:sz w:val="24"/>
          <w:szCs w:val="24"/>
        </w:rPr>
        <w:t xml:space="preserve"> </w:t>
      </w:r>
      <w:r w:rsidR="0086506C">
        <w:rPr>
          <w:rFonts w:ascii="Times New Roman" w:hAnsi="Times New Roman" w:cs="Times New Roman"/>
          <w:sz w:val="24"/>
          <w:szCs w:val="24"/>
        </w:rPr>
        <w:t xml:space="preserve">had </w:t>
      </w:r>
      <w:r w:rsidR="0045343B">
        <w:rPr>
          <w:rFonts w:ascii="Times New Roman" w:hAnsi="Times New Roman" w:cs="Times New Roman"/>
          <w:sz w:val="24"/>
          <w:szCs w:val="24"/>
        </w:rPr>
        <w:t xml:space="preserve">two </w:t>
      </w:r>
      <w:r w:rsidR="0086506C">
        <w:rPr>
          <w:rFonts w:ascii="Times New Roman" w:hAnsi="Times New Roman" w:cs="Times New Roman"/>
          <w:sz w:val="24"/>
          <w:szCs w:val="24"/>
        </w:rPr>
        <w:t>cluster</w:t>
      </w:r>
      <w:r w:rsidR="0045343B">
        <w:rPr>
          <w:rFonts w:ascii="Times New Roman" w:hAnsi="Times New Roman" w:cs="Times New Roman"/>
          <w:sz w:val="24"/>
          <w:szCs w:val="24"/>
        </w:rPr>
        <w:t>s</w:t>
      </w:r>
      <w:r w:rsidR="0086506C">
        <w:rPr>
          <w:rFonts w:ascii="Times New Roman" w:hAnsi="Times New Roman" w:cs="Times New Roman"/>
          <w:sz w:val="24"/>
          <w:szCs w:val="24"/>
        </w:rPr>
        <w:t xml:space="preserve"> which best matched </w:t>
      </w:r>
      <w:r w:rsidR="0011622A">
        <w:rPr>
          <w:rFonts w:ascii="Times New Roman" w:hAnsi="Times New Roman" w:cs="Times New Roman"/>
          <w:sz w:val="24"/>
          <w:szCs w:val="24"/>
        </w:rPr>
        <w:t>one</w:t>
      </w:r>
      <w:r w:rsidR="0086506C">
        <w:rPr>
          <w:rFonts w:ascii="Times New Roman" w:hAnsi="Times New Roman" w:cs="Times New Roman"/>
          <w:sz w:val="24"/>
          <w:szCs w:val="24"/>
        </w:rPr>
        <w:t xml:space="preserve"> cluster from the 7</w:t>
      </w:r>
      <w:r w:rsidR="005F79A6">
        <w:rPr>
          <w:rFonts w:ascii="Times New Roman" w:hAnsi="Times New Roman" w:cs="Times New Roman"/>
          <w:sz w:val="24"/>
          <w:szCs w:val="24"/>
        </w:rPr>
        <w:t>-</w:t>
      </w:r>
      <w:r w:rsidR="0086506C">
        <w:rPr>
          <w:rFonts w:ascii="Times New Roman" w:hAnsi="Times New Roman" w:cs="Times New Roman"/>
          <w:sz w:val="24"/>
          <w:szCs w:val="24"/>
        </w:rPr>
        <w:t>cluster solution and the 9</w:t>
      </w:r>
      <w:r w:rsidR="005F79A6">
        <w:rPr>
          <w:rFonts w:ascii="Times New Roman" w:hAnsi="Times New Roman" w:cs="Times New Roman"/>
          <w:sz w:val="24"/>
          <w:szCs w:val="24"/>
        </w:rPr>
        <w:t>-</w:t>
      </w:r>
      <w:r w:rsidR="0086506C">
        <w:rPr>
          <w:rFonts w:ascii="Times New Roman" w:hAnsi="Times New Roman" w:cs="Times New Roman"/>
          <w:sz w:val="24"/>
          <w:szCs w:val="24"/>
        </w:rPr>
        <w:t xml:space="preserve">cluster solution had </w:t>
      </w:r>
      <w:r w:rsidR="0045343B">
        <w:rPr>
          <w:rFonts w:ascii="Times New Roman" w:hAnsi="Times New Roman" w:cs="Times New Roman"/>
          <w:sz w:val="24"/>
          <w:szCs w:val="24"/>
        </w:rPr>
        <w:t>three</w:t>
      </w:r>
      <w:r w:rsidR="00E07378">
        <w:rPr>
          <w:rFonts w:ascii="Times New Roman" w:hAnsi="Times New Roman" w:cs="Times New Roman"/>
          <w:sz w:val="24"/>
          <w:szCs w:val="24"/>
        </w:rPr>
        <w:t xml:space="preserve"> </w:t>
      </w:r>
      <w:r w:rsidR="0011622A">
        <w:rPr>
          <w:rFonts w:ascii="Times New Roman" w:hAnsi="Times New Roman" w:cs="Times New Roman"/>
          <w:sz w:val="24"/>
          <w:szCs w:val="24"/>
        </w:rPr>
        <w:t>sets of two clusters that best matche</w:t>
      </w:r>
      <w:r w:rsidR="00D948BB">
        <w:rPr>
          <w:rFonts w:ascii="Times New Roman" w:hAnsi="Times New Roman" w:cs="Times New Roman"/>
          <w:sz w:val="24"/>
          <w:szCs w:val="24"/>
        </w:rPr>
        <w:t>d</w:t>
      </w:r>
      <w:r w:rsidR="0011622A">
        <w:rPr>
          <w:rFonts w:ascii="Times New Roman" w:hAnsi="Times New Roman" w:cs="Times New Roman"/>
          <w:sz w:val="24"/>
          <w:szCs w:val="24"/>
        </w:rPr>
        <w:t xml:space="preserve"> one cluster from the 7</w:t>
      </w:r>
      <w:r w:rsidR="005F79A6">
        <w:rPr>
          <w:rFonts w:ascii="Times New Roman" w:hAnsi="Times New Roman" w:cs="Times New Roman"/>
          <w:sz w:val="24"/>
          <w:szCs w:val="24"/>
        </w:rPr>
        <w:t>-</w:t>
      </w:r>
      <w:r w:rsidR="0011622A">
        <w:rPr>
          <w:rFonts w:ascii="Times New Roman" w:hAnsi="Times New Roman" w:cs="Times New Roman"/>
          <w:sz w:val="24"/>
          <w:szCs w:val="24"/>
        </w:rPr>
        <w:t>cluster solution.</w:t>
      </w:r>
      <w:r w:rsidR="0066638D">
        <w:rPr>
          <w:rFonts w:ascii="Times New Roman" w:hAnsi="Times New Roman" w:cs="Times New Roman"/>
          <w:sz w:val="24"/>
          <w:szCs w:val="24"/>
        </w:rPr>
        <w:t xml:space="preserve"> </w:t>
      </w:r>
      <w:r w:rsidR="005F79A6">
        <w:rPr>
          <w:rFonts w:ascii="Times New Roman" w:hAnsi="Times New Roman" w:cs="Times New Roman"/>
          <w:sz w:val="24"/>
          <w:szCs w:val="24"/>
        </w:rPr>
        <w:t xml:space="preserve"> That is, </w:t>
      </w:r>
      <w:r w:rsidR="004B3D04">
        <w:rPr>
          <w:rFonts w:ascii="Times New Roman" w:hAnsi="Times New Roman" w:cs="Times New Roman"/>
          <w:sz w:val="24"/>
          <w:szCs w:val="24"/>
        </w:rPr>
        <w:t xml:space="preserve">the 8 and 9-cluster solutions do not identify </w:t>
      </w:r>
      <w:r w:rsidR="00D948BB">
        <w:rPr>
          <w:rFonts w:ascii="Times New Roman" w:hAnsi="Times New Roman" w:cs="Times New Roman"/>
          <w:sz w:val="24"/>
          <w:szCs w:val="24"/>
        </w:rPr>
        <w:t xml:space="preserve">distinct </w:t>
      </w:r>
      <w:r w:rsidR="004B3D04">
        <w:rPr>
          <w:rFonts w:ascii="Times New Roman" w:hAnsi="Times New Roman" w:cs="Times New Roman"/>
          <w:sz w:val="24"/>
          <w:szCs w:val="24"/>
        </w:rPr>
        <w:t>new patterns but rather subdivide existing patterns f</w:t>
      </w:r>
      <w:r w:rsidR="00D948BB">
        <w:rPr>
          <w:rFonts w:ascii="Times New Roman" w:hAnsi="Times New Roman" w:cs="Times New Roman"/>
          <w:sz w:val="24"/>
          <w:szCs w:val="24"/>
        </w:rPr>
        <w:t>ro</w:t>
      </w:r>
      <w:r w:rsidR="004B3D04">
        <w:rPr>
          <w:rFonts w:ascii="Times New Roman" w:hAnsi="Times New Roman" w:cs="Times New Roman"/>
          <w:sz w:val="24"/>
          <w:szCs w:val="24"/>
        </w:rPr>
        <w:t xml:space="preserve">m the 7-cluster solution.  </w:t>
      </w:r>
      <w:r w:rsidR="005F79A6">
        <w:rPr>
          <w:rFonts w:ascii="Times New Roman" w:hAnsi="Times New Roman" w:cs="Times New Roman"/>
          <w:sz w:val="24"/>
          <w:szCs w:val="24"/>
        </w:rPr>
        <w:t>Does this additional level of detail provide a clear advantage for the expense of greater complexity and smaller sample sizes?</w:t>
      </w:r>
      <w:r w:rsidR="004B3D04">
        <w:rPr>
          <w:rFonts w:ascii="Times New Roman" w:hAnsi="Times New Roman" w:cs="Times New Roman"/>
          <w:sz w:val="24"/>
          <w:szCs w:val="24"/>
        </w:rPr>
        <w:t xml:space="preserve">  </w:t>
      </w:r>
      <w:r w:rsidR="0066638D">
        <w:rPr>
          <w:rFonts w:ascii="Times New Roman" w:hAnsi="Times New Roman" w:cs="Times New Roman"/>
          <w:sz w:val="24"/>
          <w:szCs w:val="24"/>
        </w:rPr>
        <w:t>Comparing the 8 and 7</w:t>
      </w:r>
      <w:r w:rsidR="004B3D04">
        <w:rPr>
          <w:rFonts w:ascii="Times New Roman" w:hAnsi="Times New Roman" w:cs="Times New Roman"/>
          <w:sz w:val="24"/>
          <w:szCs w:val="24"/>
        </w:rPr>
        <w:t>-</w:t>
      </w:r>
      <w:r w:rsidR="0066638D">
        <w:rPr>
          <w:rFonts w:ascii="Times New Roman" w:hAnsi="Times New Roman" w:cs="Times New Roman"/>
          <w:sz w:val="24"/>
          <w:szCs w:val="24"/>
        </w:rPr>
        <w:t xml:space="preserve">cluster solutions, </w:t>
      </w:r>
      <w:r w:rsidR="00A241F6">
        <w:rPr>
          <w:rFonts w:ascii="Times New Roman" w:hAnsi="Times New Roman" w:cs="Times New Roman"/>
          <w:sz w:val="24"/>
          <w:szCs w:val="24"/>
        </w:rPr>
        <w:t>Cluster 4 of the 7</w:t>
      </w:r>
      <w:r w:rsidR="005F79A6">
        <w:rPr>
          <w:rFonts w:ascii="Times New Roman" w:hAnsi="Times New Roman" w:cs="Times New Roman"/>
          <w:sz w:val="24"/>
          <w:szCs w:val="24"/>
        </w:rPr>
        <w:t>-</w:t>
      </w:r>
      <w:r w:rsidR="00A241F6">
        <w:rPr>
          <w:rFonts w:ascii="Times New Roman" w:hAnsi="Times New Roman" w:cs="Times New Roman"/>
          <w:sz w:val="24"/>
          <w:szCs w:val="24"/>
        </w:rPr>
        <w:t>cluster solution best matched clusters 6 and 7 from the 8</w:t>
      </w:r>
      <w:r w:rsidR="00D948BB">
        <w:rPr>
          <w:rFonts w:ascii="Times New Roman" w:hAnsi="Times New Roman" w:cs="Times New Roman"/>
          <w:sz w:val="24"/>
          <w:szCs w:val="24"/>
        </w:rPr>
        <w:t>-</w:t>
      </w:r>
      <w:r w:rsidR="00A241F6">
        <w:rPr>
          <w:rFonts w:ascii="Times New Roman" w:hAnsi="Times New Roman" w:cs="Times New Roman"/>
          <w:sz w:val="24"/>
          <w:szCs w:val="24"/>
        </w:rPr>
        <w:t>cluster solution. All three feature troughs</w:t>
      </w:r>
      <w:r w:rsidR="00404FA3">
        <w:rPr>
          <w:rFonts w:ascii="Times New Roman" w:hAnsi="Times New Roman" w:cs="Times New Roman"/>
          <w:sz w:val="24"/>
          <w:szCs w:val="24"/>
        </w:rPr>
        <w:t xml:space="preserve"> and below average temperatures for the region. The trough is stronger in Cluster 6 than Cluster 4, however splitting Cluster 4 into these two clusters does not </w:t>
      </w:r>
      <w:r w:rsidR="004B3D04">
        <w:rPr>
          <w:rFonts w:ascii="Times New Roman" w:hAnsi="Times New Roman" w:cs="Times New Roman"/>
          <w:sz w:val="24"/>
          <w:szCs w:val="24"/>
        </w:rPr>
        <w:t xml:space="preserve">clearly </w:t>
      </w:r>
      <w:r w:rsidR="00404FA3">
        <w:rPr>
          <w:rFonts w:ascii="Times New Roman" w:hAnsi="Times New Roman" w:cs="Times New Roman"/>
          <w:sz w:val="24"/>
          <w:szCs w:val="24"/>
        </w:rPr>
        <w:t xml:space="preserve">provide new or useful information/features. </w:t>
      </w:r>
      <w:r w:rsidR="004B3D04">
        <w:rPr>
          <w:rFonts w:ascii="Times New Roman" w:hAnsi="Times New Roman" w:cs="Times New Roman"/>
          <w:sz w:val="24"/>
          <w:szCs w:val="24"/>
        </w:rPr>
        <w:t>Accordingly</w:t>
      </w:r>
      <w:r w:rsidR="00404FA3">
        <w:rPr>
          <w:rFonts w:ascii="Times New Roman" w:hAnsi="Times New Roman" w:cs="Times New Roman"/>
          <w:sz w:val="24"/>
          <w:szCs w:val="24"/>
        </w:rPr>
        <w:t xml:space="preserve">, </w:t>
      </w:r>
      <w:r w:rsidR="004B3D04">
        <w:rPr>
          <w:rFonts w:ascii="Times New Roman" w:hAnsi="Times New Roman" w:cs="Times New Roman"/>
          <w:sz w:val="24"/>
          <w:szCs w:val="24"/>
        </w:rPr>
        <w:t>the</w:t>
      </w:r>
      <w:r w:rsidR="00404FA3">
        <w:rPr>
          <w:rFonts w:ascii="Times New Roman" w:hAnsi="Times New Roman" w:cs="Times New Roman"/>
          <w:sz w:val="24"/>
          <w:szCs w:val="24"/>
        </w:rPr>
        <w:t xml:space="preserve"> 8</w:t>
      </w:r>
      <w:r w:rsidR="005F79A6">
        <w:rPr>
          <w:rFonts w:ascii="Times New Roman" w:hAnsi="Times New Roman" w:cs="Times New Roman"/>
          <w:sz w:val="24"/>
          <w:szCs w:val="24"/>
        </w:rPr>
        <w:t>-</w:t>
      </w:r>
      <w:r w:rsidR="00404FA3">
        <w:rPr>
          <w:rFonts w:ascii="Times New Roman" w:hAnsi="Times New Roman" w:cs="Times New Roman"/>
          <w:sz w:val="24"/>
          <w:szCs w:val="24"/>
        </w:rPr>
        <w:t>cluster solution</w:t>
      </w:r>
      <w:r w:rsidR="004B3D04">
        <w:rPr>
          <w:rFonts w:ascii="Times New Roman" w:hAnsi="Times New Roman" w:cs="Times New Roman"/>
          <w:sz w:val="24"/>
          <w:szCs w:val="24"/>
        </w:rPr>
        <w:t xml:space="preserve"> is not chosen</w:t>
      </w:r>
      <w:r w:rsidR="00404FA3">
        <w:rPr>
          <w:rFonts w:ascii="Times New Roman" w:hAnsi="Times New Roman" w:cs="Times New Roman"/>
          <w:sz w:val="24"/>
          <w:szCs w:val="24"/>
        </w:rPr>
        <w:t>. A similar comparison done between the 7</w:t>
      </w:r>
      <w:r w:rsidR="004B3D04">
        <w:rPr>
          <w:rFonts w:ascii="Times New Roman" w:hAnsi="Times New Roman" w:cs="Times New Roman"/>
          <w:sz w:val="24"/>
          <w:szCs w:val="24"/>
        </w:rPr>
        <w:t>-</w:t>
      </w:r>
      <w:r w:rsidR="00404FA3">
        <w:rPr>
          <w:rFonts w:ascii="Times New Roman" w:hAnsi="Times New Roman" w:cs="Times New Roman"/>
          <w:sz w:val="24"/>
          <w:szCs w:val="24"/>
        </w:rPr>
        <w:t>cluster and 9</w:t>
      </w:r>
      <w:r w:rsidR="004B3D04">
        <w:rPr>
          <w:rFonts w:ascii="Times New Roman" w:hAnsi="Times New Roman" w:cs="Times New Roman"/>
          <w:sz w:val="24"/>
          <w:szCs w:val="24"/>
        </w:rPr>
        <w:t>-</w:t>
      </w:r>
      <w:r w:rsidR="00404FA3">
        <w:rPr>
          <w:rFonts w:ascii="Times New Roman" w:hAnsi="Times New Roman" w:cs="Times New Roman"/>
          <w:sz w:val="24"/>
          <w:szCs w:val="24"/>
        </w:rPr>
        <w:t xml:space="preserve">cluster solutions also provided </w:t>
      </w:r>
      <w:proofErr w:type="gramStart"/>
      <w:r w:rsidR="00404FA3">
        <w:rPr>
          <w:rFonts w:ascii="Times New Roman" w:hAnsi="Times New Roman" w:cs="Times New Roman"/>
          <w:sz w:val="24"/>
          <w:szCs w:val="24"/>
        </w:rPr>
        <w:t>no</w:t>
      </w:r>
      <w:proofErr w:type="gramEnd"/>
      <w:r w:rsidR="00404FA3">
        <w:rPr>
          <w:rFonts w:ascii="Times New Roman" w:hAnsi="Times New Roman" w:cs="Times New Roman"/>
          <w:sz w:val="24"/>
          <w:szCs w:val="24"/>
        </w:rPr>
        <w:t xml:space="preserve"> </w:t>
      </w:r>
      <w:r w:rsidR="004B3D04">
        <w:rPr>
          <w:rFonts w:ascii="Times New Roman" w:hAnsi="Times New Roman" w:cs="Times New Roman"/>
          <w:sz w:val="24"/>
          <w:szCs w:val="24"/>
        </w:rPr>
        <w:t xml:space="preserve">clearly </w:t>
      </w:r>
      <w:r w:rsidR="00404FA3">
        <w:rPr>
          <w:rFonts w:ascii="Times New Roman" w:hAnsi="Times New Roman" w:cs="Times New Roman"/>
          <w:sz w:val="24"/>
          <w:szCs w:val="24"/>
        </w:rPr>
        <w:t xml:space="preserve">new or useful information when splitting </w:t>
      </w:r>
      <w:r w:rsidR="00823006">
        <w:rPr>
          <w:rFonts w:ascii="Times New Roman" w:hAnsi="Times New Roman" w:cs="Times New Roman"/>
          <w:sz w:val="24"/>
          <w:szCs w:val="24"/>
        </w:rPr>
        <w:t>clusters from the 7</w:t>
      </w:r>
      <w:r w:rsidR="005F79A6">
        <w:rPr>
          <w:rFonts w:ascii="Times New Roman" w:hAnsi="Times New Roman" w:cs="Times New Roman"/>
          <w:sz w:val="24"/>
          <w:szCs w:val="24"/>
        </w:rPr>
        <w:t>-</w:t>
      </w:r>
      <w:r w:rsidR="00823006">
        <w:rPr>
          <w:rFonts w:ascii="Times New Roman" w:hAnsi="Times New Roman" w:cs="Times New Roman"/>
          <w:sz w:val="24"/>
          <w:szCs w:val="24"/>
        </w:rPr>
        <w:t>cluster solution</w:t>
      </w:r>
      <w:r w:rsidR="004B3D04">
        <w:rPr>
          <w:rFonts w:ascii="Times New Roman" w:hAnsi="Times New Roman" w:cs="Times New Roman"/>
          <w:sz w:val="24"/>
          <w:szCs w:val="24"/>
        </w:rPr>
        <w:t>, and so that solution is not preferred either. In summary, the 7-cluster solution captures the primar</w:t>
      </w:r>
      <w:r w:rsidR="00D948BB">
        <w:rPr>
          <w:rFonts w:ascii="Times New Roman" w:hAnsi="Times New Roman" w:cs="Times New Roman"/>
          <w:sz w:val="24"/>
          <w:szCs w:val="24"/>
        </w:rPr>
        <w:t>y</w:t>
      </w:r>
      <w:r w:rsidR="004B3D04">
        <w:rPr>
          <w:rFonts w:ascii="Times New Roman" w:hAnsi="Times New Roman" w:cs="Times New Roman"/>
          <w:sz w:val="24"/>
          <w:szCs w:val="24"/>
        </w:rPr>
        <w:t xml:space="preserve"> patterns with the fewest number of clusters, and hence the greatest sample size.</w:t>
      </w:r>
    </w:p>
    <w:p w14:paraId="02AEA664" w14:textId="1C95E3D9" w:rsidR="004B3D04" w:rsidRDefault="004B3D04" w:rsidP="004B3D04">
      <w:pPr>
        <w:rPr>
          <w:rFonts w:ascii="Times New Roman" w:hAnsi="Times New Roman" w:cs="Times New Roman"/>
          <w:sz w:val="24"/>
          <w:szCs w:val="24"/>
        </w:rPr>
      </w:pPr>
      <w:r>
        <w:rPr>
          <w:rFonts w:ascii="Times New Roman" w:hAnsi="Times New Roman" w:cs="Times New Roman"/>
          <w:sz w:val="24"/>
          <w:szCs w:val="24"/>
        </w:rPr>
        <w:t>Additionally, we have not found the results to be sensitive to the specific definition of the domain.</w:t>
      </w:r>
    </w:p>
    <w:p w14:paraId="4D610804" w14:textId="33C20CB6" w:rsidR="009E3F36" w:rsidRDefault="009E3F36" w:rsidP="004B3D04">
      <w:pPr>
        <w:rPr>
          <w:rFonts w:ascii="Times New Roman" w:hAnsi="Times New Roman" w:cs="Times New Roman"/>
          <w:sz w:val="24"/>
          <w:szCs w:val="24"/>
        </w:rPr>
      </w:pPr>
    </w:p>
    <w:p w14:paraId="366E7656" w14:textId="65AD3071" w:rsidR="009E3F36" w:rsidRDefault="009E3F36" w:rsidP="004B3D04">
      <w:pPr>
        <w:rPr>
          <w:rFonts w:ascii="Times New Roman" w:hAnsi="Times New Roman" w:cs="Times New Roman"/>
          <w:sz w:val="24"/>
          <w:szCs w:val="24"/>
        </w:rPr>
      </w:pPr>
    </w:p>
    <w:p w14:paraId="1A41BB71" w14:textId="66C0902D" w:rsidR="009E3F36" w:rsidRDefault="009E3F36" w:rsidP="004B3D04">
      <w:pPr>
        <w:rPr>
          <w:rFonts w:ascii="Times New Roman" w:hAnsi="Times New Roman" w:cs="Times New Roman"/>
          <w:sz w:val="24"/>
          <w:szCs w:val="24"/>
        </w:rPr>
      </w:pPr>
    </w:p>
    <w:p w14:paraId="0467FC0C" w14:textId="243D08D7" w:rsidR="009E3F36" w:rsidRDefault="009E3F36" w:rsidP="004B3D04">
      <w:pPr>
        <w:rPr>
          <w:rFonts w:ascii="Times New Roman" w:hAnsi="Times New Roman" w:cs="Times New Roman"/>
          <w:sz w:val="24"/>
          <w:szCs w:val="24"/>
        </w:rPr>
      </w:pPr>
    </w:p>
    <w:p w14:paraId="5488E796" w14:textId="23294A46" w:rsidR="009E3F36" w:rsidRDefault="009E3F36" w:rsidP="004B3D04">
      <w:pPr>
        <w:rPr>
          <w:rFonts w:ascii="Times New Roman" w:hAnsi="Times New Roman" w:cs="Times New Roman"/>
          <w:sz w:val="24"/>
          <w:szCs w:val="24"/>
        </w:rPr>
      </w:pPr>
    </w:p>
    <w:p w14:paraId="02131EAC" w14:textId="328C6BA6" w:rsidR="009E3F36" w:rsidRDefault="009E3F36" w:rsidP="004B3D04">
      <w:pPr>
        <w:rPr>
          <w:rFonts w:ascii="Times New Roman" w:hAnsi="Times New Roman" w:cs="Times New Roman"/>
          <w:sz w:val="24"/>
          <w:szCs w:val="24"/>
        </w:rPr>
      </w:pPr>
    </w:p>
    <w:p w14:paraId="500A9DDE" w14:textId="425720F8" w:rsidR="009E3F36" w:rsidRDefault="009E3F36" w:rsidP="004B3D04">
      <w:pPr>
        <w:rPr>
          <w:rFonts w:ascii="Times New Roman" w:hAnsi="Times New Roman" w:cs="Times New Roman"/>
          <w:sz w:val="24"/>
          <w:szCs w:val="24"/>
        </w:rPr>
      </w:pPr>
    </w:p>
    <w:p w14:paraId="2398A356" w14:textId="31BEDA88" w:rsidR="009E3F36" w:rsidRDefault="009E3F36" w:rsidP="004B3D04">
      <w:pPr>
        <w:rPr>
          <w:rFonts w:ascii="Times New Roman" w:hAnsi="Times New Roman" w:cs="Times New Roman"/>
          <w:sz w:val="24"/>
          <w:szCs w:val="24"/>
        </w:rPr>
      </w:pPr>
    </w:p>
    <w:p w14:paraId="01D26768" w14:textId="3D009382" w:rsidR="009E3F36" w:rsidRDefault="009E3F36" w:rsidP="004B3D04">
      <w:pPr>
        <w:rPr>
          <w:rFonts w:ascii="Times New Roman" w:hAnsi="Times New Roman" w:cs="Times New Roman"/>
          <w:sz w:val="24"/>
          <w:szCs w:val="24"/>
        </w:rPr>
      </w:pPr>
    </w:p>
    <w:p w14:paraId="424092DF" w14:textId="424F3D05" w:rsidR="009E3F36" w:rsidRDefault="009E3F36" w:rsidP="004B3D04">
      <w:pPr>
        <w:rPr>
          <w:rFonts w:ascii="Times New Roman" w:hAnsi="Times New Roman" w:cs="Times New Roman"/>
          <w:sz w:val="24"/>
          <w:szCs w:val="24"/>
        </w:rPr>
      </w:pPr>
    </w:p>
    <w:p w14:paraId="74E4B1A5" w14:textId="047FF610" w:rsidR="009E3F36" w:rsidRDefault="009E3F36" w:rsidP="004B3D04">
      <w:pPr>
        <w:rPr>
          <w:rFonts w:ascii="Times New Roman" w:hAnsi="Times New Roman" w:cs="Times New Roman"/>
          <w:sz w:val="24"/>
          <w:szCs w:val="24"/>
        </w:rPr>
      </w:pPr>
    </w:p>
    <w:p w14:paraId="3C0F85AD" w14:textId="3A880ABA" w:rsidR="009E3F36" w:rsidRDefault="009E3F36" w:rsidP="004B3D04">
      <w:pPr>
        <w:rPr>
          <w:rFonts w:ascii="Times New Roman" w:hAnsi="Times New Roman" w:cs="Times New Roman"/>
          <w:sz w:val="24"/>
          <w:szCs w:val="24"/>
        </w:rPr>
      </w:pPr>
    </w:p>
    <w:p w14:paraId="101042FC" w14:textId="27DFCCDA" w:rsidR="009E3F36" w:rsidRDefault="009E3F36" w:rsidP="004B3D0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2FD14DD9" wp14:editId="7AF1DBD0">
            <wp:simplePos x="0" y="0"/>
            <wp:positionH relativeFrom="margin">
              <wp:posOffset>3009900</wp:posOffset>
            </wp:positionH>
            <wp:positionV relativeFrom="paragraph">
              <wp:posOffset>2695575</wp:posOffset>
            </wp:positionV>
            <wp:extent cx="3314700" cy="2386330"/>
            <wp:effectExtent l="0" t="0" r="0" b="0"/>
            <wp:wrapTight wrapText="bothSides">
              <wp:wrapPolygon edited="0">
                <wp:start x="0" y="0"/>
                <wp:lineTo x="0" y="21382"/>
                <wp:lineTo x="21476" y="21382"/>
                <wp:lineTo x="214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3314700" cy="238633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1312" behindDoc="1" locked="0" layoutInCell="1" allowOverlap="1" wp14:anchorId="4918FC09" wp14:editId="6952A0AD">
            <wp:simplePos x="0" y="0"/>
            <wp:positionH relativeFrom="column">
              <wp:posOffset>-333375</wp:posOffset>
            </wp:positionH>
            <wp:positionV relativeFrom="paragraph">
              <wp:posOffset>0</wp:posOffset>
            </wp:positionV>
            <wp:extent cx="3076575" cy="2238375"/>
            <wp:effectExtent l="0" t="0" r="9525" b="9525"/>
            <wp:wrapTight wrapText="bothSides">
              <wp:wrapPolygon edited="0">
                <wp:start x="0" y="0"/>
                <wp:lineTo x="0" y="21508"/>
                <wp:lineTo x="21533" y="21508"/>
                <wp:lineTo x="215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76575" cy="223837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1552" behindDoc="1" locked="0" layoutInCell="1" allowOverlap="1" wp14:anchorId="15479D12" wp14:editId="6B657AB5">
            <wp:simplePos x="0" y="0"/>
            <wp:positionH relativeFrom="page">
              <wp:posOffset>4038600</wp:posOffset>
            </wp:positionH>
            <wp:positionV relativeFrom="paragraph">
              <wp:posOffset>0</wp:posOffset>
            </wp:positionV>
            <wp:extent cx="2896870" cy="2177415"/>
            <wp:effectExtent l="0" t="0" r="0" b="0"/>
            <wp:wrapTight wrapText="bothSides">
              <wp:wrapPolygon edited="0">
                <wp:start x="0" y="0"/>
                <wp:lineTo x="0" y="21354"/>
                <wp:lineTo x="21448" y="21354"/>
                <wp:lineTo x="214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6870" cy="2177415"/>
                    </a:xfrm>
                    <a:prstGeom prst="rect">
                      <a:avLst/>
                    </a:prstGeom>
                    <a:noFill/>
                  </pic:spPr>
                </pic:pic>
              </a:graphicData>
            </a:graphic>
            <wp14:sizeRelH relativeFrom="margin">
              <wp14:pctWidth>0</wp14:pctWidth>
            </wp14:sizeRelH>
            <wp14:sizeRelV relativeFrom="margin">
              <wp14:pctHeight>0</wp14:pctHeight>
            </wp14:sizeRelV>
          </wp:anchor>
        </w:drawing>
      </w:r>
    </w:p>
    <w:p w14:paraId="58D4FEF5" w14:textId="6E172A79" w:rsidR="009E3F36" w:rsidRDefault="009E3F36" w:rsidP="004B3D0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3095D653" wp14:editId="700E5F33">
            <wp:simplePos x="0" y="0"/>
            <wp:positionH relativeFrom="page">
              <wp:posOffset>590550</wp:posOffset>
            </wp:positionH>
            <wp:positionV relativeFrom="paragraph">
              <wp:posOffset>116840</wp:posOffset>
            </wp:positionV>
            <wp:extent cx="3028950" cy="2333625"/>
            <wp:effectExtent l="0" t="0" r="0" b="9525"/>
            <wp:wrapTight wrapText="bothSides">
              <wp:wrapPolygon edited="0">
                <wp:start x="0" y="0"/>
                <wp:lineTo x="0" y="21512"/>
                <wp:lineTo x="21464" y="21512"/>
                <wp:lineTo x="214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28950" cy="2333625"/>
                    </a:xfrm>
                    <a:prstGeom prst="rect">
                      <a:avLst/>
                    </a:prstGeom>
                    <a:noFill/>
                  </pic:spPr>
                </pic:pic>
              </a:graphicData>
            </a:graphic>
            <wp14:sizeRelH relativeFrom="margin">
              <wp14:pctWidth>0</wp14:pctWidth>
            </wp14:sizeRelH>
            <wp14:sizeRelV relativeFrom="margin">
              <wp14:pctHeight>0</wp14:pctHeight>
            </wp14:sizeRelV>
          </wp:anchor>
        </w:drawing>
      </w:r>
    </w:p>
    <w:p w14:paraId="5B43EC20" w14:textId="05E99DAD" w:rsidR="009E3F36" w:rsidRPr="002C1ADE" w:rsidRDefault="009E3F36" w:rsidP="004B3D04">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325B414A" wp14:editId="170C5A24">
            <wp:simplePos x="0" y="0"/>
            <wp:positionH relativeFrom="page">
              <wp:posOffset>1905000</wp:posOffset>
            </wp:positionH>
            <wp:positionV relativeFrom="paragraph">
              <wp:posOffset>11430</wp:posOffset>
            </wp:positionV>
            <wp:extent cx="3733800" cy="2475230"/>
            <wp:effectExtent l="0" t="0" r="0" b="1270"/>
            <wp:wrapTight wrapText="bothSides">
              <wp:wrapPolygon edited="0">
                <wp:start x="0" y="0"/>
                <wp:lineTo x="0" y="21445"/>
                <wp:lineTo x="21490" y="21445"/>
                <wp:lineTo x="214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733800" cy="2475230"/>
                    </a:xfrm>
                    <a:prstGeom prst="rect">
                      <a:avLst/>
                    </a:prstGeom>
                    <a:noFill/>
                  </pic:spPr>
                </pic:pic>
              </a:graphicData>
            </a:graphic>
            <wp14:sizeRelH relativeFrom="margin">
              <wp14:pctWidth>0</wp14:pctWidth>
            </wp14:sizeRelH>
            <wp14:sizeRelV relativeFrom="margin">
              <wp14:pctHeight>0</wp14:pctHeight>
            </wp14:sizeRelV>
          </wp:anchor>
        </w:drawing>
      </w:r>
    </w:p>
    <w:p w14:paraId="31BB855E" w14:textId="5AB279C8" w:rsidR="002079FE" w:rsidRPr="004F43D5" w:rsidRDefault="002079FE" w:rsidP="002079FE">
      <w:pPr>
        <w:rPr>
          <w:rFonts w:ascii="Times New Roman" w:hAnsi="Times New Roman" w:cs="Times New Roman"/>
          <w:sz w:val="24"/>
          <w:szCs w:val="24"/>
        </w:rPr>
      </w:pPr>
    </w:p>
    <w:p w14:paraId="5645E109" w14:textId="2189E6FE" w:rsidR="003065C5" w:rsidRDefault="003065C5" w:rsidP="002079FE">
      <w:pPr>
        <w:rPr>
          <w:rFonts w:ascii="Times New Roman" w:hAnsi="Times New Roman" w:cs="Times New Roman"/>
          <w:sz w:val="24"/>
          <w:szCs w:val="24"/>
        </w:rPr>
      </w:pPr>
    </w:p>
    <w:p w14:paraId="4BD37AE2" w14:textId="42D5FFDC" w:rsidR="005E56AF" w:rsidRDefault="005E56AF" w:rsidP="002079FE">
      <w:pPr>
        <w:rPr>
          <w:rStyle w:val="IntenseEmphasis"/>
          <w:rFonts w:ascii="Times New Roman" w:hAnsi="Times New Roman" w:cs="Times New Roman"/>
          <w:color w:val="000000" w:themeColor="text1"/>
        </w:rPr>
      </w:pPr>
    </w:p>
    <w:p w14:paraId="1BE5E36A" w14:textId="19BA82C4" w:rsidR="005E56AF" w:rsidRDefault="005E56AF" w:rsidP="002079FE">
      <w:pPr>
        <w:rPr>
          <w:rStyle w:val="IntenseEmphasis"/>
          <w:rFonts w:ascii="Times New Roman" w:hAnsi="Times New Roman" w:cs="Times New Roman"/>
          <w:color w:val="000000" w:themeColor="text1"/>
        </w:rPr>
      </w:pPr>
    </w:p>
    <w:p w14:paraId="2FEB6FAB" w14:textId="49724F27" w:rsidR="005E56AF" w:rsidRDefault="005E56AF" w:rsidP="002079FE">
      <w:pPr>
        <w:rPr>
          <w:rStyle w:val="IntenseEmphasis"/>
          <w:rFonts w:ascii="Times New Roman" w:hAnsi="Times New Roman" w:cs="Times New Roman"/>
          <w:color w:val="000000" w:themeColor="text1"/>
        </w:rPr>
      </w:pPr>
    </w:p>
    <w:p w14:paraId="6E341EF4" w14:textId="7C87C6BE" w:rsidR="005E56AF" w:rsidRDefault="005E56AF" w:rsidP="002079FE">
      <w:pPr>
        <w:rPr>
          <w:rStyle w:val="IntenseEmphasis"/>
          <w:rFonts w:ascii="Times New Roman" w:hAnsi="Times New Roman" w:cs="Times New Roman"/>
          <w:color w:val="000000" w:themeColor="text1"/>
        </w:rPr>
      </w:pPr>
    </w:p>
    <w:p w14:paraId="37EE2D41" w14:textId="4166BA30" w:rsidR="005E56AF" w:rsidRDefault="005E56AF" w:rsidP="002079FE">
      <w:pPr>
        <w:rPr>
          <w:rStyle w:val="IntenseEmphasis"/>
          <w:rFonts w:ascii="Times New Roman" w:hAnsi="Times New Roman" w:cs="Times New Roman"/>
          <w:color w:val="000000" w:themeColor="text1"/>
        </w:rPr>
      </w:pPr>
    </w:p>
    <w:p w14:paraId="20AF870C" w14:textId="5BB33AF5" w:rsidR="005E56AF" w:rsidRDefault="005E56AF" w:rsidP="002079FE">
      <w:pPr>
        <w:rPr>
          <w:rStyle w:val="IntenseEmphasis"/>
          <w:rFonts w:ascii="Times New Roman" w:hAnsi="Times New Roman" w:cs="Times New Roman"/>
          <w:color w:val="000000" w:themeColor="text1"/>
        </w:rPr>
      </w:pPr>
    </w:p>
    <w:p w14:paraId="69252C44" w14:textId="77777777" w:rsidR="009E3F36" w:rsidRDefault="009E3F36" w:rsidP="002079FE">
      <w:pPr>
        <w:rPr>
          <w:rStyle w:val="IntenseEmphasis"/>
          <w:rFonts w:ascii="Times New Roman" w:hAnsi="Times New Roman" w:cs="Times New Roman"/>
          <w:color w:val="000000" w:themeColor="text1"/>
        </w:rPr>
      </w:pPr>
    </w:p>
    <w:p w14:paraId="1E578F1B" w14:textId="6A1CACFC" w:rsidR="003065C5" w:rsidRDefault="002C1ADE" w:rsidP="002079FE">
      <w:pPr>
        <w:rPr>
          <w:rFonts w:ascii="Times New Roman" w:hAnsi="Times New Roman" w:cs="Times New Roman"/>
          <w:sz w:val="24"/>
          <w:szCs w:val="24"/>
        </w:rPr>
      </w:pPr>
      <w:r w:rsidRPr="00F33EC8">
        <w:rPr>
          <w:rStyle w:val="IntenseEmphasis"/>
          <w:rFonts w:ascii="Times New Roman" w:hAnsi="Times New Roman" w:cs="Times New Roman"/>
          <w:color w:val="000000" w:themeColor="text1"/>
        </w:rPr>
        <w:t>Figure R</w:t>
      </w:r>
      <w:r w:rsidR="00B438DB">
        <w:rPr>
          <w:rStyle w:val="IntenseEmphasis"/>
          <w:rFonts w:ascii="Times New Roman" w:hAnsi="Times New Roman" w:cs="Times New Roman"/>
          <w:color w:val="000000" w:themeColor="text1"/>
        </w:rPr>
        <w:t>2</w:t>
      </w:r>
      <w:r w:rsidRPr="00F33EC8">
        <w:rPr>
          <w:rStyle w:val="IntenseEmphasis"/>
          <w:rFonts w:ascii="Times New Roman" w:hAnsi="Times New Roman" w:cs="Times New Roman"/>
          <w:color w:val="000000" w:themeColor="text1"/>
        </w:rPr>
        <w:t xml:space="preserve">: </w:t>
      </w:r>
      <w:r w:rsidR="00B438DB">
        <w:rPr>
          <w:rStyle w:val="IntenseEmphasis"/>
          <w:rFonts w:ascii="Times New Roman" w:hAnsi="Times New Roman" w:cs="Times New Roman"/>
          <w:color w:val="000000" w:themeColor="text1"/>
          <w:sz w:val="24"/>
          <w:szCs w:val="24"/>
        </w:rPr>
        <w:t>Comparison of chosen 7 cluster solution to 8 and 9 cluster solutions. (</w:t>
      </w:r>
      <w:proofErr w:type="spellStart"/>
      <w:proofErr w:type="gramStart"/>
      <w:r w:rsidR="00B438DB">
        <w:rPr>
          <w:rStyle w:val="IntenseEmphasis"/>
          <w:rFonts w:ascii="Times New Roman" w:hAnsi="Times New Roman" w:cs="Times New Roman"/>
          <w:color w:val="000000" w:themeColor="text1"/>
          <w:sz w:val="24"/>
          <w:szCs w:val="24"/>
        </w:rPr>
        <w:t>a,b</w:t>
      </w:r>
      <w:proofErr w:type="spellEnd"/>
      <w:proofErr w:type="gramEnd"/>
      <w:r w:rsidR="00B438DB">
        <w:rPr>
          <w:rStyle w:val="IntenseEmphasis"/>
          <w:rFonts w:ascii="Times New Roman" w:hAnsi="Times New Roman" w:cs="Times New Roman"/>
          <w:color w:val="000000" w:themeColor="text1"/>
          <w:sz w:val="24"/>
          <w:szCs w:val="24"/>
        </w:rPr>
        <w:t xml:space="preserve">) </w:t>
      </w:r>
      <w:r w:rsidR="00941D6F">
        <w:rPr>
          <w:rStyle w:val="IntenseEmphasis"/>
          <w:rFonts w:ascii="Times New Roman" w:hAnsi="Times New Roman" w:cs="Times New Roman"/>
          <w:color w:val="000000" w:themeColor="text1"/>
          <w:sz w:val="24"/>
          <w:szCs w:val="24"/>
        </w:rPr>
        <w:t>The results of comparing which clusters in the 8 and 9 cluster solution (x axis) occur on days in the 7 cluster solution (y axis). (c-e)</w:t>
      </w:r>
      <w:r w:rsidR="005502B9">
        <w:rPr>
          <w:rStyle w:val="IntenseEmphasis"/>
          <w:rFonts w:ascii="Times New Roman" w:hAnsi="Times New Roman" w:cs="Times New Roman"/>
          <w:color w:val="000000" w:themeColor="text1"/>
          <w:sz w:val="24"/>
          <w:szCs w:val="24"/>
        </w:rPr>
        <w:t xml:space="preserve"> 500 hPa heights and 2-meter temperature anomalies for the 7, 8, and 9 cluster solutions for comparison.</w:t>
      </w:r>
    </w:p>
    <w:p w14:paraId="01F82B43" w14:textId="3FF301A8" w:rsidR="002079FE" w:rsidRPr="00293069" w:rsidRDefault="002079FE" w:rsidP="002079FE">
      <w:pPr>
        <w:rPr>
          <w:rFonts w:ascii="Times New Roman" w:hAnsi="Times New Roman" w:cs="Times New Roman"/>
          <w:color w:val="4472C4" w:themeColor="accent1"/>
          <w:sz w:val="24"/>
          <w:szCs w:val="24"/>
        </w:rPr>
      </w:pPr>
      <w:r w:rsidRPr="00293069">
        <w:rPr>
          <w:rFonts w:ascii="Times New Roman" w:hAnsi="Times New Roman" w:cs="Times New Roman"/>
          <w:color w:val="4472C4" w:themeColor="accent1"/>
          <w:sz w:val="24"/>
          <w:szCs w:val="24"/>
        </w:rPr>
        <w:t>Figure 2: Last sentence in caption should read "…gray shaded bars…".</w:t>
      </w:r>
    </w:p>
    <w:p w14:paraId="28A06117" w14:textId="39556523" w:rsidR="002079FE" w:rsidRPr="00293069" w:rsidRDefault="004B3D04" w:rsidP="002079FE">
      <w:pPr>
        <w:rPr>
          <w:rFonts w:ascii="Times New Roman" w:hAnsi="Times New Roman" w:cs="Times New Roman"/>
          <w:sz w:val="24"/>
          <w:szCs w:val="24"/>
        </w:rPr>
      </w:pPr>
      <w:r>
        <w:rPr>
          <w:rFonts w:ascii="Times New Roman" w:hAnsi="Times New Roman" w:cs="Times New Roman"/>
          <w:sz w:val="24"/>
          <w:szCs w:val="24"/>
        </w:rPr>
        <w:t>This f</w:t>
      </w:r>
      <w:r w:rsidR="00293069">
        <w:rPr>
          <w:rFonts w:ascii="Times New Roman" w:hAnsi="Times New Roman" w:cs="Times New Roman"/>
          <w:sz w:val="24"/>
          <w:szCs w:val="24"/>
        </w:rPr>
        <w:t xml:space="preserve">igure </w:t>
      </w:r>
      <w:r>
        <w:rPr>
          <w:rFonts w:ascii="Times New Roman" w:hAnsi="Times New Roman" w:cs="Times New Roman"/>
          <w:sz w:val="24"/>
          <w:szCs w:val="24"/>
        </w:rPr>
        <w:t xml:space="preserve">is </w:t>
      </w:r>
      <w:r w:rsidR="00293069">
        <w:rPr>
          <w:rFonts w:ascii="Times New Roman" w:hAnsi="Times New Roman" w:cs="Times New Roman"/>
          <w:sz w:val="24"/>
          <w:szCs w:val="24"/>
        </w:rPr>
        <w:t>no longer in the manuscript.</w:t>
      </w:r>
    </w:p>
    <w:p w14:paraId="2BB9683B" w14:textId="6BF102C7" w:rsidR="002079FE" w:rsidRPr="00293069" w:rsidRDefault="002079FE" w:rsidP="002079FE">
      <w:pPr>
        <w:rPr>
          <w:rFonts w:ascii="Times New Roman" w:hAnsi="Times New Roman" w:cs="Times New Roman"/>
          <w:color w:val="4472C4" w:themeColor="accent1"/>
          <w:sz w:val="24"/>
          <w:szCs w:val="24"/>
        </w:rPr>
      </w:pPr>
      <w:r w:rsidRPr="00293069">
        <w:rPr>
          <w:rFonts w:ascii="Times New Roman" w:hAnsi="Times New Roman" w:cs="Times New Roman"/>
          <w:color w:val="4472C4" w:themeColor="accent1"/>
          <w:sz w:val="24"/>
          <w:szCs w:val="24"/>
        </w:rPr>
        <w:t>Figures 3 and Figure 4: To avoid confusion with shaded blue height anomalies for Figure 4, identify MSLP anomalies as blue solid lines.  What is the contour/anomaly interval?  The geopotential height intervals in Figure 3 are virtually unreadable.  What is the scaling on the wind vectors or at the very least, value range?</w:t>
      </w:r>
    </w:p>
    <w:p w14:paraId="02E064BF" w14:textId="3E84272A" w:rsidR="002079FE" w:rsidRPr="00293069" w:rsidRDefault="00EE31E0" w:rsidP="002079FE">
      <w:pPr>
        <w:rPr>
          <w:rFonts w:ascii="Times New Roman" w:hAnsi="Times New Roman" w:cs="Times New Roman"/>
          <w:sz w:val="24"/>
          <w:szCs w:val="24"/>
        </w:rPr>
      </w:pPr>
      <w:r>
        <w:rPr>
          <w:rFonts w:ascii="Times New Roman" w:hAnsi="Times New Roman" w:cs="Times New Roman"/>
          <w:sz w:val="24"/>
          <w:szCs w:val="24"/>
        </w:rPr>
        <w:t>Figure 4 with the anomalies is no longer in the manuscript. Contour inter</w:t>
      </w:r>
      <w:r w:rsidR="004A060F">
        <w:rPr>
          <w:rFonts w:ascii="Times New Roman" w:hAnsi="Times New Roman" w:cs="Times New Roman"/>
          <w:sz w:val="24"/>
          <w:szCs w:val="24"/>
        </w:rPr>
        <w:t xml:space="preserve">vals have been </w:t>
      </w:r>
      <w:r w:rsidR="002540FA">
        <w:rPr>
          <w:rFonts w:ascii="Times New Roman" w:hAnsi="Times New Roman" w:cs="Times New Roman"/>
          <w:sz w:val="24"/>
          <w:szCs w:val="24"/>
        </w:rPr>
        <w:t xml:space="preserve">standardized using 6 hPa </w:t>
      </w:r>
      <w:r w:rsidR="00D27E8F">
        <w:rPr>
          <w:rFonts w:ascii="Times New Roman" w:hAnsi="Times New Roman" w:cs="Times New Roman"/>
          <w:sz w:val="24"/>
          <w:szCs w:val="24"/>
        </w:rPr>
        <w:t>intervals for 500 hPa heights, 4 hPa intervals for MSLP, and 0.5</w:t>
      </w:r>
      <w:r w:rsidR="00D10EE8">
        <w:rPr>
          <w:rFonts w:ascii="Times New Roman" w:hAnsi="Times New Roman" w:cs="Times New Roman"/>
          <w:sz w:val="24"/>
          <w:szCs w:val="24"/>
        </w:rPr>
        <w:t xml:space="preserve"> (°C and mm/day) for the temperature and precipitation anomalies. The </w:t>
      </w:r>
      <w:r w:rsidR="00FE74D0">
        <w:rPr>
          <w:rFonts w:ascii="Times New Roman" w:hAnsi="Times New Roman" w:cs="Times New Roman"/>
          <w:sz w:val="24"/>
          <w:szCs w:val="24"/>
        </w:rPr>
        <w:t>text has also been made larger for readability.</w:t>
      </w:r>
      <w:r w:rsidR="00D10EE8">
        <w:rPr>
          <w:rFonts w:ascii="Times New Roman" w:hAnsi="Times New Roman" w:cs="Times New Roman"/>
          <w:sz w:val="24"/>
          <w:szCs w:val="24"/>
        </w:rPr>
        <w:t xml:space="preserve"> </w:t>
      </w:r>
    </w:p>
    <w:p w14:paraId="7585A789" w14:textId="6EDF3BA4" w:rsidR="002079FE" w:rsidRPr="00017FB3" w:rsidRDefault="002079FE" w:rsidP="002079FE">
      <w:pPr>
        <w:rPr>
          <w:rFonts w:ascii="Times New Roman" w:hAnsi="Times New Roman" w:cs="Times New Roman"/>
          <w:sz w:val="24"/>
          <w:szCs w:val="24"/>
        </w:rPr>
      </w:pPr>
      <w:r w:rsidRPr="00FE74D0">
        <w:rPr>
          <w:rFonts w:ascii="Times New Roman" w:hAnsi="Times New Roman" w:cs="Times New Roman"/>
          <w:color w:val="4472C4" w:themeColor="accent1"/>
          <w:sz w:val="24"/>
          <w:szCs w:val="24"/>
        </w:rPr>
        <w:t>Figure 7: The color scheme in combination with the narrow bars make this figure difficult to read.  Given the percentages are so low past 5 days, suggest truncating the figure to 5 days to spread the bars; then either explain in the caption and/or text the information past 5 days or create a Figure 7b that shows beyond 5 days with a different vertical scaling.</w:t>
      </w:r>
    </w:p>
    <w:p w14:paraId="23791CCC" w14:textId="40691E31" w:rsidR="002079FE" w:rsidRPr="00FE74D0" w:rsidRDefault="004B3D04" w:rsidP="002079FE">
      <w:pPr>
        <w:rPr>
          <w:rFonts w:ascii="Times New Roman" w:hAnsi="Times New Roman" w:cs="Times New Roman"/>
          <w:sz w:val="24"/>
          <w:szCs w:val="24"/>
        </w:rPr>
      </w:pPr>
      <w:r>
        <w:rPr>
          <w:rFonts w:ascii="Times New Roman" w:hAnsi="Times New Roman" w:cs="Times New Roman"/>
          <w:sz w:val="24"/>
          <w:szCs w:val="24"/>
        </w:rPr>
        <w:t>This f</w:t>
      </w:r>
      <w:r w:rsidR="00FE74D0">
        <w:rPr>
          <w:rFonts w:ascii="Times New Roman" w:hAnsi="Times New Roman" w:cs="Times New Roman"/>
          <w:sz w:val="24"/>
          <w:szCs w:val="24"/>
        </w:rPr>
        <w:t xml:space="preserve">igure </w:t>
      </w:r>
      <w:r>
        <w:rPr>
          <w:rFonts w:ascii="Times New Roman" w:hAnsi="Times New Roman" w:cs="Times New Roman"/>
          <w:sz w:val="24"/>
          <w:szCs w:val="24"/>
        </w:rPr>
        <w:t xml:space="preserve">is </w:t>
      </w:r>
      <w:r w:rsidR="00FE74D0">
        <w:rPr>
          <w:rFonts w:ascii="Times New Roman" w:hAnsi="Times New Roman" w:cs="Times New Roman"/>
          <w:sz w:val="24"/>
          <w:szCs w:val="24"/>
        </w:rPr>
        <w:t>no longer in the manuscript.</w:t>
      </w:r>
    </w:p>
    <w:p w14:paraId="78528969" w14:textId="48883552" w:rsidR="002079FE" w:rsidRPr="0099100D" w:rsidRDefault="002079FE" w:rsidP="002079FE">
      <w:pPr>
        <w:rPr>
          <w:rFonts w:ascii="Times New Roman" w:hAnsi="Times New Roman" w:cs="Times New Roman"/>
          <w:color w:val="0070C0"/>
          <w:sz w:val="24"/>
          <w:szCs w:val="24"/>
        </w:rPr>
      </w:pPr>
      <w:r w:rsidRPr="0099100D">
        <w:rPr>
          <w:rFonts w:ascii="Times New Roman" w:hAnsi="Times New Roman" w:cs="Times New Roman"/>
          <w:color w:val="0070C0"/>
          <w:sz w:val="24"/>
          <w:szCs w:val="24"/>
        </w:rPr>
        <w:t>References: Inconsistent AMS reference formatting throughout.  Obvious errors with Angel et al; Chen et. al.; Moron et al. 2015:</w:t>
      </w:r>
    </w:p>
    <w:p w14:paraId="2C726155" w14:textId="6B280635" w:rsidR="00FE74D0" w:rsidRPr="0099100D" w:rsidRDefault="0099100D" w:rsidP="002079F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These have been fixed, thank you.</w:t>
      </w:r>
    </w:p>
    <w:p w14:paraId="3E66C05D" w14:textId="77777777" w:rsidR="00FE74D0" w:rsidRDefault="00FE74D0" w:rsidP="002079FE">
      <w:pPr>
        <w:rPr>
          <w:rFonts w:ascii="Times New Roman" w:hAnsi="Times New Roman" w:cs="Times New Roman"/>
          <w:sz w:val="24"/>
          <w:szCs w:val="24"/>
        </w:rPr>
      </w:pPr>
    </w:p>
    <w:p w14:paraId="59FCA0EB" w14:textId="77777777" w:rsidR="00FE74D0" w:rsidRDefault="00FE74D0" w:rsidP="002079FE">
      <w:pPr>
        <w:rPr>
          <w:rFonts w:ascii="Times New Roman" w:hAnsi="Times New Roman" w:cs="Times New Roman"/>
          <w:sz w:val="24"/>
          <w:szCs w:val="24"/>
        </w:rPr>
      </w:pPr>
    </w:p>
    <w:p w14:paraId="7CA28D83" w14:textId="77777777" w:rsidR="00411BC4" w:rsidRDefault="00411BC4">
      <w:pP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br w:type="page"/>
      </w:r>
    </w:p>
    <w:p w14:paraId="29BE1CF1" w14:textId="70FB8823" w:rsidR="00FE74D0" w:rsidRPr="00FE74D0" w:rsidRDefault="00FE74D0" w:rsidP="002079FE">
      <w:pPr>
        <w:rPr>
          <w:rFonts w:ascii="Times New Roman" w:eastAsia="Times New Roman" w:hAnsi="Times New Roman" w:cs="Times New Roman"/>
          <w:b/>
          <w:color w:val="0070C0"/>
          <w:sz w:val="24"/>
          <w:szCs w:val="24"/>
        </w:rPr>
      </w:pPr>
      <w:r>
        <w:rPr>
          <w:rFonts w:ascii="Times New Roman" w:eastAsia="Times New Roman" w:hAnsi="Times New Roman" w:cs="Times New Roman"/>
          <w:b/>
          <w:color w:val="000000" w:themeColor="text1"/>
          <w:sz w:val="24"/>
          <w:szCs w:val="24"/>
        </w:rPr>
        <w:lastRenderedPageBreak/>
        <w:t>4</w:t>
      </w:r>
      <w:r w:rsidRPr="00017FB3">
        <w:rPr>
          <w:rFonts w:ascii="Times New Roman" w:eastAsia="Times New Roman" w:hAnsi="Times New Roman" w:cs="Times New Roman"/>
          <w:b/>
          <w:color w:val="000000" w:themeColor="text1"/>
          <w:sz w:val="24"/>
          <w:szCs w:val="24"/>
        </w:rPr>
        <w:t xml:space="preserve">. Response to Reviewer </w:t>
      </w:r>
      <w:r>
        <w:rPr>
          <w:rFonts w:ascii="Times New Roman" w:eastAsia="Times New Roman" w:hAnsi="Times New Roman" w:cs="Times New Roman"/>
          <w:b/>
          <w:color w:val="000000" w:themeColor="text1"/>
          <w:sz w:val="24"/>
          <w:szCs w:val="24"/>
        </w:rPr>
        <w:t>3</w:t>
      </w:r>
    </w:p>
    <w:p w14:paraId="7BDA62D7" w14:textId="278E8DD0" w:rsidR="004B3D04" w:rsidRPr="004B3D04" w:rsidRDefault="004B3D04" w:rsidP="002079FE">
      <w:pPr>
        <w:rPr>
          <w:rFonts w:ascii="Times New Roman" w:hAnsi="Times New Roman" w:cs="Times New Roman"/>
          <w:color w:val="000000" w:themeColor="text1"/>
          <w:sz w:val="24"/>
          <w:szCs w:val="24"/>
        </w:rPr>
      </w:pPr>
      <w:r w:rsidRPr="004B3D04">
        <w:rPr>
          <w:rFonts w:ascii="Times New Roman" w:hAnsi="Times New Roman" w:cs="Times New Roman"/>
          <w:color w:val="000000" w:themeColor="text1"/>
          <w:sz w:val="24"/>
          <w:szCs w:val="24"/>
        </w:rPr>
        <w:t>Thank you for the review, especially during the pandemic.</w:t>
      </w:r>
    </w:p>
    <w:p w14:paraId="3EFAD3FE" w14:textId="4E3C56CA" w:rsidR="00FE74D0" w:rsidRPr="00FE74D0" w:rsidRDefault="002079FE" w:rsidP="002079FE">
      <w:pPr>
        <w:rPr>
          <w:rFonts w:ascii="Times New Roman" w:hAnsi="Times New Roman" w:cs="Times New Roman"/>
          <w:color w:val="4472C4" w:themeColor="accent1"/>
          <w:sz w:val="24"/>
          <w:szCs w:val="24"/>
        </w:rPr>
      </w:pPr>
      <w:r w:rsidRPr="00FE74D0">
        <w:rPr>
          <w:rFonts w:ascii="Times New Roman" w:hAnsi="Times New Roman" w:cs="Times New Roman"/>
          <w:color w:val="4472C4" w:themeColor="accent1"/>
          <w:sz w:val="24"/>
          <w:szCs w:val="24"/>
        </w:rPr>
        <w:t>This paper applies k-means cluster analysis to ERA5 reanalysis data for the north-eastern United States to derive</w:t>
      </w:r>
      <w:r w:rsidR="00FE74D0" w:rsidRPr="00FE74D0">
        <w:rPr>
          <w:rFonts w:ascii="Times New Roman" w:hAnsi="Times New Roman" w:cs="Times New Roman"/>
          <w:color w:val="4472C4" w:themeColor="accent1"/>
          <w:sz w:val="24"/>
          <w:szCs w:val="24"/>
        </w:rPr>
        <w:t xml:space="preserve"> </w:t>
      </w:r>
      <w:r w:rsidRPr="00FE74D0">
        <w:rPr>
          <w:rFonts w:ascii="Times New Roman" w:hAnsi="Times New Roman" w:cs="Times New Roman"/>
          <w:color w:val="4472C4" w:themeColor="accent1"/>
          <w:sz w:val="24"/>
          <w:szCs w:val="24"/>
        </w:rPr>
        <w:t>a set of weather types for the autumn season (Sep/Oct/Nov).  Different clusters are found to occur more frequently</w:t>
      </w:r>
      <w:r w:rsidR="00FE74D0" w:rsidRPr="00FE74D0">
        <w:rPr>
          <w:rFonts w:ascii="Times New Roman" w:hAnsi="Times New Roman" w:cs="Times New Roman"/>
          <w:color w:val="4472C4" w:themeColor="accent1"/>
          <w:sz w:val="24"/>
          <w:szCs w:val="24"/>
        </w:rPr>
        <w:t xml:space="preserve"> </w:t>
      </w:r>
      <w:r w:rsidRPr="00FE74D0">
        <w:rPr>
          <w:rFonts w:ascii="Times New Roman" w:hAnsi="Times New Roman" w:cs="Times New Roman"/>
          <w:color w:val="4472C4" w:themeColor="accent1"/>
          <w:sz w:val="24"/>
          <w:szCs w:val="24"/>
        </w:rPr>
        <w:t>in different months, transitions between different weather types are examined, and changes between the first</w:t>
      </w:r>
      <w:r w:rsidR="00FE74D0" w:rsidRPr="00FE74D0">
        <w:rPr>
          <w:rFonts w:ascii="Times New Roman" w:hAnsi="Times New Roman" w:cs="Times New Roman"/>
          <w:color w:val="4472C4" w:themeColor="accent1"/>
          <w:sz w:val="24"/>
          <w:szCs w:val="24"/>
        </w:rPr>
        <w:t xml:space="preserve"> </w:t>
      </w:r>
      <w:r w:rsidRPr="00FE74D0">
        <w:rPr>
          <w:rFonts w:ascii="Times New Roman" w:hAnsi="Times New Roman" w:cs="Times New Roman"/>
          <w:color w:val="4472C4" w:themeColor="accent1"/>
          <w:sz w:val="24"/>
          <w:szCs w:val="24"/>
        </w:rPr>
        <w:t xml:space="preserve">and last 2 decades of the data are examined.  </w:t>
      </w:r>
    </w:p>
    <w:p w14:paraId="00F23D35" w14:textId="77777777" w:rsidR="004B3D04" w:rsidRDefault="002079FE" w:rsidP="002079FE">
      <w:pPr>
        <w:rPr>
          <w:rFonts w:ascii="Times New Roman" w:hAnsi="Times New Roman" w:cs="Times New Roman"/>
          <w:color w:val="4472C4" w:themeColor="accent1"/>
          <w:sz w:val="24"/>
          <w:szCs w:val="24"/>
        </w:rPr>
      </w:pPr>
      <w:r w:rsidRPr="00FE74D0">
        <w:rPr>
          <w:rFonts w:ascii="Times New Roman" w:hAnsi="Times New Roman" w:cs="Times New Roman"/>
          <w:color w:val="4472C4" w:themeColor="accent1"/>
          <w:sz w:val="24"/>
          <w:szCs w:val="24"/>
        </w:rPr>
        <w:t>I find the revised paper to still be lacking in motivation and</w:t>
      </w:r>
      <w:r w:rsidR="00FE74D0" w:rsidRPr="00FE74D0">
        <w:rPr>
          <w:rFonts w:ascii="Times New Roman" w:hAnsi="Times New Roman" w:cs="Times New Roman"/>
          <w:color w:val="4472C4" w:themeColor="accent1"/>
          <w:sz w:val="24"/>
          <w:szCs w:val="24"/>
        </w:rPr>
        <w:t xml:space="preserve"> </w:t>
      </w:r>
      <w:r w:rsidRPr="00FE74D0">
        <w:rPr>
          <w:rFonts w:ascii="Times New Roman" w:hAnsi="Times New Roman" w:cs="Times New Roman"/>
          <w:color w:val="4472C4" w:themeColor="accent1"/>
          <w:sz w:val="24"/>
          <w:szCs w:val="24"/>
        </w:rPr>
        <w:t>substance - the authors have applied a statistical method to some reanalysis data and describe the statistical</w:t>
      </w:r>
      <w:r w:rsidR="00FE74D0" w:rsidRPr="00FE74D0">
        <w:rPr>
          <w:rFonts w:ascii="Times New Roman" w:hAnsi="Times New Roman" w:cs="Times New Roman"/>
          <w:color w:val="4472C4" w:themeColor="accent1"/>
          <w:sz w:val="24"/>
          <w:szCs w:val="24"/>
        </w:rPr>
        <w:t xml:space="preserve"> </w:t>
      </w:r>
      <w:r w:rsidRPr="00FE74D0">
        <w:rPr>
          <w:rFonts w:ascii="Times New Roman" w:hAnsi="Times New Roman" w:cs="Times New Roman"/>
          <w:color w:val="4472C4" w:themeColor="accent1"/>
          <w:sz w:val="24"/>
          <w:szCs w:val="24"/>
        </w:rPr>
        <w:t>properties of the results, but there's little sense of why they're doing this, any dynamical basis for the results, or</w:t>
      </w:r>
      <w:r w:rsidR="00FE74D0" w:rsidRPr="00FE74D0">
        <w:rPr>
          <w:rFonts w:ascii="Times New Roman" w:hAnsi="Times New Roman" w:cs="Times New Roman"/>
          <w:color w:val="4472C4" w:themeColor="accent1"/>
          <w:sz w:val="24"/>
          <w:szCs w:val="24"/>
        </w:rPr>
        <w:t xml:space="preserve"> </w:t>
      </w:r>
      <w:r w:rsidRPr="00FE74D0">
        <w:rPr>
          <w:rFonts w:ascii="Times New Roman" w:hAnsi="Times New Roman" w:cs="Times New Roman"/>
          <w:color w:val="4472C4" w:themeColor="accent1"/>
          <w:sz w:val="24"/>
          <w:szCs w:val="24"/>
        </w:rPr>
        <w:t>what important impacts (</w:t>
      </w:r>
      <w:proofErr w:type="spellStart"/>
      <w:proofErr w:type="gramStart"/>
      <w:r w:rsidRPr="00FE74D0">
        <w:rPr>
          <w:rFonts w:ascii="Times New Roman" w:hAnsi="Times New Roman" w:cs="Times New Roman"/>
          <w:color w:val="4472C4" w:themeColor="accent1"/>
          <w:sz w:val="24"/>
          <w:szCs w:val="24"/>
        </w:rPr>
        <w:t>eg</w:t>
      </w:r>
      <w:proofErr w:type="spellEnd"/>
      <w:proofErr w:type="gramEnd"/>
      <w:r w:rsidRPr="00FE74D0">
        <w:rPr>
          <w:rFonts w:ascii="Times New Roman" w:hAnsi="Times New Roman" w:cs="Times New Roman"/>
          <w:color w:val="4472C4" w:themeColor="accent1"/>
          <w:sz w:val="24"/>
          <w:szCs w:val="24"/>
        </w:rPr>
        <w:t xml:space="preserve"> in terms of local temperature or precipitation) the results have.  </w:t>
      </w:r>
    </w:p>
    <w:p w14:paraId="601A5C5B" w14:textId="1F0FC773" w:rsidR="004B3D04" w:rsidRDefault="004B3D04" w:rsidP="004B3D04">
      <w:pPr>
        <w:rPr>
          <w:rFonts w:ascii="Times New Roman" w:hAnsi="Times New Roman" w:cs="Times New Roman"/>
          <w:sz w:val="24"/>
          <w:szCs w:val="24"/>
        </w:rPr>
      </w:pPr>
      <w:r>
        <w:rPr>
          <w:rFonts w:ascii="Times New Roman" w:hAnsi="Times New Roman" w:cs="Times New Roman"/>
          <w:sz w:val="24"/>
          <w:szCs w:val="24"/>
        </w:rPr>
        <w:t xml:space="preserve">We regret the lack of clarity. As submitted, our two key results </w:t>
      </w:r>
      <w:r w:rsidR="004E332C">
        <w:rPr>
          <w:rFonts w:ascii="Times New Roman" w:hAnsi="Times New Roman" w:cs="Times New Roman"/>
          <w:sz w:val="24"/>
          <w:szCs w:val="24"/>
        </w:rPr>
        <w:t>were</w:t>
      </w:r>
      <w:r>
        <w:rPr>
          <w:rFonts w:ascii="Times New Roman" w:hAnsi="Times New Roman" w:cs="Times New Roman"/>
          <w:sz w:val="24"/>
          <w:szCs w:val="24"/>
        </w:rPr>
        <w:t xml:space="preserve">:  1) </w:t>
      </w:r>
      <w:r w:rsidR="004E332C">
        <w:rPr>
          <w:rFonts w:ascii="Times New Roman" w:hAnsi="Times New Roman" w:cs="Times New Roman"/>
          <w:sz w:val="24"/>
          <w:szCs w:val="24"/>
        </w:rPr>
        <w:t>identifying and investigating</w:t>
      </w:r>
      <w:r>
        <w:rPr>
          <w:rFonts w:ascii="Times New Roman" w:hAnsi="Times New Roman" w:cs="Times New Roman"/>
          <w:sz w:val="24"/>
          <w:szCs w:val="24"/>
        </w:rPr>
        <w:t xml:space="preserve"> the primary </w:t>
      </w:r>
      <w:r w:rsidR="004E332C">
        <w:rPr>
          <w:rFonts w:ascii="Times New Roman" w:hAnsi="Times New Roman" w:cs="Times New Roman"/>
          <w:sz w:val="24"/>
          <w:szCs w:val="24"/>
        </w:rPr>
        <w:t xml:space="preserve">autumn </w:t>
      </w:r>
      <w:r>
        <w:rPr>
          <w:rFonts w:ascii="Times New Roman" w:hAnsi="Times New Roman" w:cs="Times New Roman"/>
          <w:sz w:val="24"/>
          <w:szCs w:val="24"/>
        </w:rPr>
        <w:t>weather patterns in the Northeast</w:t>
      </w:r>
      <w:r w:rsidR="004E332C">
        <w:rPr>
          <w:rFonts w:ascii="Times New Roman" w:hAnsi="Times New Roman" w:cs="Times New Roman"/>
          <w:sz w:val="24"/>
          <w:szCs w:val="24"/>
        </w:rPr>
        <w:t xml:space="preserve">, and 2) capturing the seasonal transition and its shift over time based on regional daily weather patterns. Neither analysis has been done yet for the region and, to our knowledge, this is the first use of daily weather types to characterize shifts in seasonal timing for any region (although Allen and Sheridan (2016) have used daily </w:t>
      </w:r>
      <w:r w:rsidR="007D1129">
        <w:rPr>
          <w:rFonts w:ascii="Times New Roman" w:hAnsi="Times New Roman" w:cs="Times New Roman"/>
          <w:sz w:val="24"/>
          <w:szCs w:val="24"/>
        </w:rPr>
        <w:t xml:space="preserve">upper-level </w:t>
      </w:r>
      <w:r w:rsidR="004E332C">
        <w:rPr>
          <w:rFonts w:ascii="Times New Roman" w:hAnsi="Times New Roman" w:cs="Times New Roman"/>
          <w:sz w:val="24"/>
          <w:szCs w:val="24"/>
        </w:rPr>
        <w:t>height clusters to analyze seasonal evolution at the continental scale).</w:t>
      </w:r>
      <w:r w:rsidR="00411BC4">
        <w:rPr>
          <w:rFonts w:ascii="Times New Roman" w:hAnsi="Times New Roman" w:cs="Times New Roman"/>
          <w:sz w:val="24"/>
          <w:szCs w:val="24"/>
        </w:rPr>
        <w:t xml:space="preserve">  Therefore, the results improve our understanding of both the characteristic weather of the </w:t>
      </w:r>
      <w:r w:rsidR="00D948BB">
        <w:rPr>
          <w:rFonts w:ascii="Times New Roman" w:hAnsi="Times New Roman" w:cs="Times New Roman"/>
          <w:sz w:val="24"/>
          <w:szCs w:val="24"/>
        </w:rPr>
        <w:t>Northeast</w:t>
      </w:r>
      <w:r w:rsidR="00411BC4">
        <w:rPr>
          <w:rFonts w:ascii="Times New Roman" w:hAnsi="Times New Roman" w:cs="Times New Roman"/>
          <w:sz w:val="24"/>
          <w:szCs w:val="24"/>
        </w:rPr>
        <w:t xml:space="preserve"> in an understudied season, as well as how th</w:t>
      </w:r>
      <w:r w:rsidR="00D948BB">
        <w:rPr>
          <w:rFonts w:ascii="Times New Roman" w:hAnsi="Times New Roman" w:cs="Times New Roman"/>
          <w:sz w:val="24"/>
          <w:szCs w:val="24"/>
        </w:rPr>
        <w:t>at</w:t>
      </w:r>
      <w:r w:rsidR="00411BC4">
        <w:rPr>
          <w:rFonts w:ascii="Times New Roman" w:hAnsi="Times New Roman" w:cs="Times New Roman"/>
          <w:sz w:val="24"/>
          <w:szCs w:val="24"/>
        </w:rPr>
        <w:t xml:space="preserve"> weather is changing in a changing climate.</w:t>
      </w:r>
    </w:p>
    <w:p w14:paraId="41FB7992" w14:textId="32B875EB" w:rsidR="004B3D04" w:rsidRPr="004E332C" w:rsidRDefault="004E332C" w:rsidP="002079FE">
      <w:pPr>
        <w:rPr>
          <w:rFonts w:ascii="Times New Roman" w:hAnsi="Times New Roman" w:cs="Times New Roman"/>
          <w:sz w:val="24"/>
          <w:szCs w:val="24"/>
        </w:rPr>
      </w:pPr>
      <w:r>
        <w:rPr>
          <w:rFonts w:ascii="Times New Roman" w:hAnsi="Times New Roman" w:cs="Times New Roman"/>
          <w:sz w:val="24"/>
          <w:szCs w:val="24"/>
        </w:rPr>
        <w:t xml:space="preserve">Additionally, in this revision, we have now added consideration of the associated precipitation and surface temperature fields, including analysis of extreme events; analysis of the relationship between the weather types and </w:t>
      </w:r>
      <w:r w:rsidR="004B3D04">
        <w:rPr>
          <w:rFonts w:ascii="Times New Roman" w:hAnsi="Times New Roman" w:cs="Times New Roman"/>
          <w:sz w:val="24"/>
          <w:szCs w:val="24"/>
        </w:rPr>
        <w:t>standard teleconnections</w:t>
      </w:r>
      <w:r>
        <w:rPr>
          <w:rFonts w:ascii="Times New Roman" w:hAnsi="Times New Roman" w:cs="Times New Roman"/>
          <w:sz w:val="24"/>
          <w:szCs w:val="24"/>
        </w:rPr>
        <w:t>;</w:t>
      </w:r>
      <w:r w:rsidR="004B3D04">
        <w:rPr>
          <w:rFonts w:ascii="Times New Roman" w:hAnsi="Times New Roman" w:cs="Times New Roman"/>
          <w:sz w:val="24"/>
          <w:szCs w:val="24"/>
        </w:rPr>
        <w:t xml:space="preserve"> a </w:t>
      </w:r>
      <w:r>
        <w:rPr>
          <w:rFonts w:ascii="Times New Roman" w:hAnsi="Times New Roman" w:cs="Times New Roman"/>
          <w:sz w:val="24"/>
          <w:szCs w:val="24"/>
        </w:rPr>
        <w:t xml:space="preserve">more in-depth examination </w:t>
      </w:r>
      <w:r w:rsidR="004B3D04">
        <w:rPr>
          <w:rFonts w:ascii="Times New Roman" w:hAnsi="Times New Roman" w:cs="Times New Roman"/>
          <w:sz w:val="24"/>
          <w:szCs w:val="24"/>
        </w:rPr>
        <w:t>of progressions between weather types through a Markov Chain analysis</w:t>
      </w:r>
      <w:r>
        <w:rPr>
          <w:rFonts w:ascii="Times New Roman" w:hAnsi="Times New Roman" w:cs="Times New Roman"/>
          <w:sz w:val="24"/>
          <w:szCs w:val="24"/>
        </w:rPr>
        <w:t>; and more discussion of the synoptic context of the weather types.</w:t>
      </w:r>
    </w:p>
    <w:p w14:paraId="744082EB" w14:textId="44E5E127" w:rsidR="002079FE" w:rsidRPr="00FE74D0" w:rsidRDefault="002079FE" w:rsidP="002079FE">
      <w:pPr>
        <w:rPr>
          <w:rFonts w:ascii="Times New Roman" w:hAnsi="Times New Roman" w:cs="Times New Roman"/>
          <w:color w:val="4472C4" w:themeColor="accent1"/>
          <w:sz w:val="24"/>
          <w:szCs w:val="24"/>
        </w:rPr>
      </w:pPr>
      <w:r w:rsidRPr="00FE74D0">
        <w:rPr>
          <w:rFonts w:ascii="Times New Roman" w:hAnsi="Times New Roman" w:cs="Times New Roman"/>
          <w:color w:val="4472C4" w:themeColor="accent1"/>
          <w:sz w:val="24"/>
          <w:szCs w:val="24"/>
        </w:rPr>
        <w:t>Presentation of the</w:t>
      </w:r>
      <w:r w:rsidR="00FE74D0" w:rsidRPr="00FE74D0">
        <w:rPr>
          <w:rFonts w:ascii="Times New Roman" w:hAnsi="Times New Roman" w:cs="Times New Roman"/>
          <w:color w:val="4472C4" w:themeColor="accent1"/>
          <w:sz w:val="24"/>
          <w:szCs w:val="24"/>
        </w:rPr>
        <w:t xml:space="preserve"> </w:t>
      </w:r>
      <w:r w:rsidRPr="00FE74D0">
        <w:rPr>
          <w:rFonts w:ascii="Times New Roman" w:hAnsi="Times New Roman" w:cs="Times New Roman"/>
          <w:color w:val="4472C4" w:themeColor="accent1"/>
          <w:sz w:val="24"/>
          <w:szCs w:val="24"/>
        </w:rPr>
        <w:t>results could also be improved - some figures are rather cluttered, and panels and annotating text are rather small.</w:t>
      </w:r>
    </w:p>
    <w:p w14:paraId="69EB6FEC" w14:textId="5AE3D1FC" w:rsidR="002079FE" w:rsidRPr="00411BC4" w:rsidRDefault="00411BC4" w:rsidP="002079F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Thank you for the comment. We have extensively revised the figures.</w:t>
      </w:r>
    </w:p>
    <w:p w14:paraId="5FDBE186" w14:textId="77777777" w:rsidR="00411BC4" w:rsidRDefault="002079FE" w:rsidP="002079FE">
      <w:pPr>
        <w:rPr>
          <w:rFonts w:ascii="Times New Roman" w:hAnsi="Times New Roman" w:cs="Times New Roman"/>
          <w:color w:val="4472C4" w:themeColor="accent1"/>
          <w:sz w:val="24"/>
          <w:szCs w:val="24"/>
        </w:rPr>
      </w:pPr>
      <w:r w:rsidRPr="00FE74D0">
        <w:rPr>
          <w:rFonts w:ascii="Times New Roman" w:hAnsi="Times New Roman" w:cs="Times New Roman"/>
          <w:color w:val="4472C4" w:themeColor="accent1"/>
          <w:sz w:val="24"/>
          <w:szCs w:val="24"/>
        </w:rPr>
        <w:t>The authors' findings do not seem particularly surprising either - for example, since autumn is a transition season,</w:t>
      </w:r>
      <w:r w:rsidR="00FE74D0" w:rsidRPr="00FE74D0">
        <w:rPr>
          <w:rFonts w:ascii="Times New Roman" w:hAnsi="Times New Roman" w:cs="Times New Roman"/>
          <w:color w:val="4472C4" w:themeColor="accent1"/>
          <w:sz w:val="24"/>
          <w:szCs w:val="24"/>
        </w:rPr>
        <w:t xml:space="preserve"> </w:t>
      </w:r>
      <w:r w:rsidRPr="00FE74D0">
        <w:rPr>
          <w:rFonts w:ascii="Times New Roman" w:hAnsi="Times New Roman" w:cs="Times New Roman"/>
          <w:color w:val="4472C4" w:themeColor="accent1"/>
          <w:sz w:val="24"/>
          <w:szCs w:val="24"/>
        </w:rPr>
        <w:t>it would be expected that the atmospheric circulation types at the start of September are rather different from</w:t>
      </w:r>
      <w:r w:rsidR="00FE74D0" w:rsidRPr="00FE74D0">
        <w:rPr>
          <w:rFonts w:ascii="Times New Roman" w:hAnsi="Times New Roman" w:cs="Times New Roman"/>
          <w:color w:val="4472C4" w:themeColor="accent1"/>
          <w:sz w:val="24"/>
          <w:szCs w:val="24"/>
        </w:rPr>
        <w:t xml:space="preserve"> </w:t>
      </w:r>
      <w:r w:rsidRPr="00FE74D0">
        <w:rPr>
          <w:rFonts w:ascii="Times New Roman" w:hAnsi="Times New Roman" w:cs="Times New Roman"/>
          <w:color w:val="4472C4" w:themeColor="accent1"/>
          <w:sz w:val="24"/>
          <w:szCs w:val="24"/>
        </w:rPr>
        <w:t xml:space="preserve">those in late November.  </w:t>
      </w:r>
    </w:p>
    <w:p w14:paraId="5470705B" w14:textId="3F40D70E" w:rsidR="00411BC4" w:rsidRPr="00411BC4" w:rsidRDefault="00A60CA2" w:rsidP="002079FE">
      <w:pPr>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To find a difference is surely not surprising, but determining how that difference is actually realized in changes </w:t>
      </w:r>
      <w:r w:rsidR="00D948BB">
        <w:rPr>
          <w:rFonts w:ascii="Times New Roman" w:eastAsia="Times New Roman" w:hAnsi="Times New Roman" w:cs="Times New Roman"/>
          <w:iCs/>
          <w:color w:val="000000" w:themeColor="text1"/>
          <w:sz w:val="24"/>
          <w:szCs w:val="24"/>
        </w:rPr>
        <w:t xml:space="preserve">to </w:t>
      </w:r>
      <w:r>
        <w:rPr>
          <w:rFonts w:ascii="Times New Roman" w:eastAsia="Times New Roman" w:hAnsi="Times New Roman" w:cs="Times New Roman"/>
          <w:iCs/>
          <w:color w:val="000000" w:themeColor="text1"/>
          <w:sz w:val="24"/>
          <w:szCs w:val="24"/>
        </w:rPr>
        <w:t>individual weather patterns and the degree to which those changes can be captured in a small number of patterns would seem to be</w:t>
      </w:r>
      <w:r w:rsidR="00D948BB">
        <w:rPr>
          <w:rFonts w:ascii="Times New Roman" w:eastAsia="Times New Roman" w:hAnsi="Times New Roman" w:cs="Times New Roman"/>
          <w:iCs/>
          <w:color w:val="000000" w:themeColor="text1"/>
          <w:sz w:val="24"/>
          <w:szCs w:val="24"/>
        </w:rPr>
        <w:t xml:space="preserve"> a</w:t>
      </w:r>
      <w:r>
        <w:rPr>
          <w:rFonts w:ascii="Times New Roman" w:eastAsia="Times New Roman" w:hAnsi="Times New Roman" w:cs="Times New Roman"/>
          <w:iCs/>
          <w:color w:val="000000" w:themeColor="text1"/>
          <w:sz w:val="24"/>
          <w:szCs w:val="24"/>
        </w:rPr>
        <w:t xml:space="preserve"> considerably less obvious</w:t>
      </w:r>
      <w:r w:rsidR="00D948BB">
        <w:rPr>
          <w:rFonts w:ascii="Times New Roman" w:eastAsia="Times New Roman" w:hAnsi="Times New Roman" w:cs="Times New Roman"/>
          <w:iCs/>
          <w:color w:val="000000" w:themeColor="text1"/>
          <w:sz w:val="24"/>
          <w:szCs w:val="24"/>
        </w:rPr>
        <w:t xml:space="preserve"> enterprise</w:t>
      </w:r>
      <w:r>
        <w:rPr>
          <w:rFonts w:ascii="Times New Roman" w:eastAsia="Times New Roman" w:hAnsi="Times New Roman" w:cs="Times New Roman"/>
          <w:iCs/>
          <w:color w:val="000000" w:themeColor="text1"/>
          <w:sz w:val="24"/>
          <w:szCs w:val="24"/>
        </w:rPr>
        <w:t xml:space="preserve">. Moreover, </w:t>
      </w:r>
      <w:r w:rsidR="00411BC4">
        <w:rPr>
          <w:rFonts w:ascii="Times New Roman" w:eastAsia="Times New Roman" w:hAnsi="Times New Roman" w:cs="Times New Roman"/>
          <w:iCs/>
          <w:color w:val="000000" w:themeColor="text1"/>
          <w:sz w:val="24"/>
          <w:szCs w:val="24"/>
        </w:rPr>
        <w:t>we have not found any previous analysis that has managed to quantify th</w:t>
      </w:r>
      <w:r>
        <w:rPr>
          <w:rFonts w:ascii="Times New Roman" w:eastAsia="Times New Roman" w:hAnsi="Times New Roman" w:cs="Times New Roman"/>
          <w:iCs/>
          <w:color w:val="000000" w:themeColor="text1"/>
          <w:sz w:val="24"/>
          <w:szCs w:val="24"/>
        </w:rPr>
        <w:t xml:space="preserve">e seasonal </w:t>
      </w:r>
      <w:r w:rsidR="00411BC4">
        <w:rPr>
          <w:rFonts w:ascii="Times New Roman" w:eastAsia="Times New Roman" w:hAnsi="Times New Roman" w:cs="Times New Roman"/>
          <w:iCs/>
          <w:color w:val="000000" w:themeColor="text1"/>
          <w:sz w:val="24"/>
          <w:szCs w:val="24"/>
        </w:rPr>
        <w:t xml:space="preserve">shift </w:t>
      </w:r>
      <w:r>
        <w:rPr>
          <w:rFonts w:ascii="Times New Roman" w:eastAsia="Times New Roman" w:hAnsi="Times New Roman" w:cs="Times New Roman"/>
          <w:iCs/>
          <w:color w:val="000000" w:themeColor="text1"/>
          <w:sz w:val="24"/>
          <w:szCs w:val="24"/>
        </w:rPr>
        <w:t xml:space="preserve">in terms of regional weather patterns </w:t>
      </w:r>
      <w:r w:rsidR="00411BC4">
        <w:rPr>
          <w:rFonts w:ascii="Times New Roman" w:eastAsia="Times New Roman" w:hAnsi="Times New Roman" w:cs="Times New Roman"/>
          <w:iCs/>
          <w:color w:val="000000" w:themeColor="text1"/>
          <w:sz w:val="24"/>
          <w:szCs w:val="24"/>
        </w:rPr>
        <w:t xml:space="preserve">and so we suggest that conducting this analysis successfully may not be </w:t>
      </w:r>
      <w:r>
        <w:rPr>
          <w:rFonts w:ascii="Times New Roman" w:eastAsia="Times New Roman" w:hAnsi="Times New Roman" w:cs="Times New Roman"/>
          <w:iCs/>
          <w:color w:val="000000" w:themeColor="text1"/>
          <w:sz w:val="24"/>
          <w:szCs w:val="24"/>
        </w:rPr>
        <w:t>quite as simple</w:t>
      </w:r>
      <w:r w:rsidR="00411BC4">
        <w:rPr>
          <w:rFonts w:ascii="Times New Roman" w:eastAsia="Times New Roman" w:hAnsi="Times New Roman" w:cs="Times New Roman"/>
          <w:iCs/>
          <w:color w:val="000000" w:themeColor="text1"/>
          <w:sz w:val="24"/>
          <w:szCs w:val="24"/>
        </w:rPr>
        <w:t xml:space="preserve"> as it appears.  </w:t>
      </w:r>
      <w:r>
        <w:rPr>
          <w:rFonts w:ascii="Times New Roman" w:eastAsia="Times New Roman" w:hAnsi="Times New Roman" w:cs="Times New Roman"/>
          <w:iCs/>
          <w:color w:val="000000" w:themeColor="text1"/>
          <w:sz w:val="24"/>
          <w:szCs w:val="24"/>
        </w:rPr>
        <w:t>Finally</w:t>
      </w:r>
      <w:r w:rsidR="00411BC4">
        <w:rPr>
          <w:rFonts w:ascii="Times New Roman" w:eastAsia="Times New Roman" w:hAnsi="Times New Roman" w:cs="Times New Roman"/>
          <w:iCs/>
          <w:color w:val="000000" w:themeColor="text1"/>
          <w:sz w:val="24"/>
          <w:szCs w:val="24"/>
        </w:rPr>
        <w:t xml:space="preserve">, as noted above, we have added several new parts to the analysis </w:t>
      </w:r>
      <w:r>
        <w:rPr>
          <w:rFonts w:ascii="Times New Roman" w:eastAsia="Times New Roman" w:hAnsi="Times New Roman" w:cs="Times New Roman"/>
          <w:iCs/>
          <w:color w:val="000000" w:themeColor="text1"/>
          <w:sz w:val="24"/>
          <w:szCs w:val="24"/>
        </w:rPr>
        <w:t>which we feel considerably broadens the significance of the work, as well as more physically-based discussion of the weather types, themselves.</w:t>
      </w:r>
    </w:p>
    <w:p w14:paraId="185E98E0" w14:textId="1167C154" w:rsidR="002079FE" w:rsidRPr="00FE74D0" w:rsidRDefault="002079FE" w:rsidP="002079FE">
      <w:pPr>
        <w:rPr>
          <w:rFonts w:ascii="Times New Roman" w:hAnsi="Times New Roman" w:cs="Times New Roman"/>
          <w:color w:val="4472C4" w:themeColor="accent1"/>
          <w:sz w:val="24"/>
          <w:szCs w:val="24"/>
        </w:rPr>
      </w:pPr>
      <w:r w:rsidRPr="00FE74D0">
        <w:rPr>
          <w:rFonts w:ascii="Times New Roman" w:hAnsi="Times New Roman" w:cs="Times New Roman"/>
          <w:color w:val="4472C4" w:themeColor="accent1"/>
          <w:sz w:val="24"/>
          <w:szCs w:val="24"/>
        </w:rPr>
        <w:lastRenderedPageBreak/>
        <w:t>The analysis presented is almost entirely in terms of the statistical properties of the</w:t>
      </w:r>
      <w:r w:rsidR="00FE74D0" w:rsidRPr="00FE74D0">
        <w:rPr>
          <w:rFonts w:ascii="Times New Roman" w:hAnsi="Times New Roman" w:cs="Times New Roman"/>
          <w:color w:val="4472C4" w:themeColor="accent1"/>
          <w:sz w:val="24"/>
          <w:szCs w:val="24"/>
        </w:rPr>
        <w:t xml:space="preserve"> </w:t>
      </w:r>
      <w:r w:rsidRPr="00FE74D0">
        <w:rPr>
          <w:rFonts w:ascii="Times New Roman" w:hAnsi="Times New Roman" w:cs="Times New Roman"/>
          <w:color w:val="4472C4" w:themeColor="accent1"/>
          <w:sz w:val="24"/>
          <w:szCs w:val="24"/>
        </w:rPr>
        <w:t>weather type time series, with no exploration of any underlying physical reasons behind the results.  There might</w:t>
      </w:r>
      <w:r w:rsidR="00FE74D0" w:rsidRPr="00FE74D0">
        <w:rPr>
          <w:rFonts w:ascii="Times New Roman" w:hAnsi="Times New Roman" w:cs="Times New Roman"/>
          <w:color w:val="4472C4" w:themeColor="accent1"/>
          <w:sz w:val="24"/>
          <w:szCs w:val="24"/>
        </w:rPr>
        <w:t xml:space="preserve"> </w:t>
      </w:r>
      <w:r w:rsidRPr="00FE74D0">
        <w:rPr>
          <w:rFonts w:ascii="Times New Roman" w:hAnsi="Times New Roman" w:cs="Times New Roman"/>
          <w:color w:val="4472C4" w:themeColor="accent1"/>
          <w:sz w:val="24"/>
          <w:szCs w:val="24"/>
        </w:rPr>
        <w:t>be an interesting story in terms of longer-term changes in the frequency of the atmospheric circulation types</w:t>
      </w:r>
      <w:r w:rsidR="00FE74D0" w:rsidRPr="00FE74D0">
        <w:rPr>
          <w:rFonts w:ascii="Times New Roman" w:hAnsi="Times New Roman" w:cs="Times New Roman"/>
          <w:color w:val="4472C4" w:themeColor="accent1"/>
          <w:sz w:val="24"/>
          <w:szCs w:val="24"/>
        </w:rPr>
        <w:t xml:space="preserve"> </w:t>
      </w:r>
      <w:r w:rsidRPr="00FE74D0">
        <w:rPr>
          <w:rFonts w:ascii="Times New Roman" w:hAnsi="Times New Roman" w:cs="Times New Roman"/>
          <w:color w:val="4472C4" w:themeColor="accent1"/>
          <w:sz w:val="24"/>
          <w:szCs w:val="24"/>
        </w:rPr>
        <w:t>hinting at a change to the seasonal cycle, but again this idea is not explored in anything like enough depth.</w:t>
      </w:r>
    </w:p>
    <w:p w14:paraId="3644668B" w14:textId="3C914664" w:rsidR="00A60CA2" w:rsidRPr="00A60CA2" w:rsidRDefault="00A60CA2" w:rsidP="002079F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have added more physically-based discussion of the weather types and considerably expanded the scope of analysis to consider the associated changes in precipitation and temperature, as well as the connection to large-scale teleconnections. We feel that </w:t>
      </w:r>
      <w:r w:rsidR="0023661E">
        <w:rPr>
          <w:rFonts w:ascii="Times New Roman" w:hAnsi="Times New Roman" w:cs="Times New Roman"/>
          <w:color w:val="000000" w:themeColor="text1"/>
          <w:sz w:val="24"/>
          <w:szCs w:val="24"/>
        </w:rPr>
        <w:t>the story of seasonal cycle changes here is quite interesting – that the seasonal shift is not just in terms of monthly changes to average temperature and the position of climatological features</w:t>
      </w:r>
      <w:r w:rsidR="00D948BB">
        <w:rPr>
          <w:rFonts w:ascii="Times New Roman" w:hAnsi="Times New Roman" w:cs="Times New Roman"/>
          <w:color w:val="000000" w:themeColor="text1"/>
          <w:sz w:val="24"/>
          <w:szCs w:val="24"/>
        </w:rPr>
        <w:t xml:space="preserve"> as already shown in previous work</w:t>
      </w:r>
      <w:r w:rsidR="0023661E">
        <w:rPr>
          <w:rFonts w:ascii="Times New Roman" w:hAnsi="Times New Roman" w:cs="Times New Roman"/>
          <w:color w:val="000000" w:themeColor="text1"/>
          <w:sz w:val="24"/>
          <w:szCs w:val="24"/>
        </w:rPr>
        <w:t xml:space="preserve"> but is </w:t>
      </w:r>
      <w:r w:rsidR="00D948BB">
        <w:rPr>
          <w:rFonts w:ascii="Times New Roman" w:hAnsi="Times New Roman" w:cs="Times New Roman"/>
          <w:color w:val="000000" w:themeColor="text1"/>
          <w:sz w:val="24"/>
          <w:szCs w:val="24"/>
        </w:rPr>
        <w:t xml:space="preserve">also </w:t>
      </w:r>
      <w:r w:rsidR="0023661E">
        <w:rPr>
          <w:rFonts w:ascii="Times New Roman" w:hAnsi="Times New Roman" w:cs="Times New Roman"/>
          <w:color w:val="000000" w:themeColor="text1"/>
          <w:sz w:val="24"/>
          <w:szCs w:val="24"/>
        </w:rPr>
        <w:t>evident in changes to the frequencies of individual weather patterns.  Additionally, we feel that the methodology, developed in this analysis, to resolve aspects of the seasonal shift at the daily timescale, also offers many exciting prospects for future work.</w:t>
      </w:r>
    </w:p>
    <w:p w14:paraId="390D4ED1" w14:textId="77777777" w:rsidR="002079FE" w:rsidRPr="00FE74D0" w:rsidRDefault="002079FE" w:rsidP="002079FE">
      <w:pPr>
        <w:rPr>
          <w:rFonts w:ascii="Times New Roman" w:hAnsi="Times New Roman" w:cs="Times New Roman"/>
          <w:color w:val="4472C4" w:themeColor="accent1"/>
          <w:sz w:val="24"/>
          <w:szCs w:val="24"/>
        </w:rPr>
      </w:pPr>
      <w:r w:rsidRPr="00FE74D0">
        <w:rPr>
          <w:rFonts w:ascii="Times New Roman" w:hAnsi="Times New Roman" w:cs="Times New Roman"/>
          <w:color w:val="4472C4" w:themeColor="accent1"/>
          <w:sz w:val="24"/>
          <w:szCs w:val="24"/>
        </w:rPr>
        <w:t>In summary, I feel that the paper is still not suitable for publication in Journal of Climate and recommend rejection.</w:t>
      </w:r>
    </w:p>
    <w:p w14:paraId="4E957F11" w14:textId="776AB0B9" w:rsidR="002079FE" w:rsidRDefault="0023661E" w:rsidP="002079FE">
      <w:pPr>
        <w:rPr>
          <w:rFonts w:ascii="Times New Roman" w:hAnsi="Times New Roman" w:cs="Times New Roman"/>
          <w:sz w:val="24"/>
          <w:szCs w:val="24"/>
        </w:rPr>
      </w:pPr>
      <w:r>
        <w:rPr>
          <w:rFonts w:ascii="Times New Roman" w:hAnsi="Times New Roman" w:cs="Times New Roman"/>
          <w:sz w:val="24"/>
          <w:szCs w:val="24"/>
        </w:rPr>
        <w:t>We appreciate your critique and have adding several new parts to the analysis and extensively revised the text and figures in response</w:t>
      </w:r>
      <w:r w:rsidR="00D948BB">
        <w:rPr>
          <w:rFonts w:ascii="Times New Roman" w:hAnsi="Times New Roman" w:cs="Times New Roman"/>
          <w:sz w:val="24"/>
          <w:szCs w:val="24"/>
        </w:rPr>
        <w:t>, which we feel has considerably improved the manuscript.</w:t>
      </w:r>
    </w:p>
    <w:p w14:paraId="0F1A0824" w14:textId="0CCDDA19" w:rsidR="002079FE" w:rsidRPr="000E2F71" w:rsidRDefault="002079FE" w:rsidP="002079FE">
      <w:pPr>
        <w:rPr>
          <w:rFonts w:ascii="Times New Roman" w:hAnsi="Times New Roman" w:cs="Times New Roman"/>
          <w:color w:val="4472C4" w:themeColor="accent1"/>
          <w:sz w:val="24"/>
          <w:szCs w:val="24"/>
        </w:rPr>
      </w:pPr>
      <w:r w:rsidRPr="000E2F71">
        <w:rPr>
          <w:rFonts w:ascii="Times New Roman" w:hAnsi="Times New Roman" w:cs="Times New Roman"/>
          <w:color w:val="4472C4" w:themeColor="accent1"/>
          <w:sz w:val="24"/>
          <w:szCs w:val="24"/>
        </w:rPr>
        <w:t>"To better understand significance in the data," - the significance of what quantity in the data?  Cluster</w:t>
      </w:r>
      <w:r w:rsidR="00FE74D0" w:rsidRPr="000E2F71">
        <w:rPr>
          <w:rFonts w:ascii="Times New Roman" w:hAnsi="Times New Roman" w:cs="Times New Roman"/>
          <w:color w:val="4472C4" w:themeColor="accent1"/>
          <w:sz w:val="24"/>
          <w:szCs w:val="24"/>
        </w:rPr>
        <w:t xml:space="preserve"> </w:t>
      </w:r>
      <w:r w:rsidRPr="000E2F71">
        <w:rPr>
          <w:rFonts w:ascii="Times New Roman" w:hAnsi="Times New Roman" w:cs="Times New Roman"/>
          <w:color w:val="4472C4" w:themeColor="accent1"/>
          <w:sz w:val="24"/>
          <w:szCs w:val="24"/>
        </w:rPr>
        <w:t>frequency?</w:t>
      </w:r>
    </w:p>
    <w:p w14:paraId="74B6F95C" w14:textId="75A31B24" w:rsidR="002079FE" w:rsidRDefault="000E2F71" w:rsidP="002079FE">
      <w:pPr>
        <w:rPr>
          <w:rFonts w:ascii="Times New Roman" w:hAnsi="Times New Roman" w:cs="Times New Roman"/>
          <w:sz w:val="24"/>
          <w:szCs w:val="24"/>
        </w:rPr>
      </w:pPr>
      <w:r>
        <w:rPr>
          <w:rFonts w:ascii="Times New Roman" w:hAnsi="Times New Roman" w:cs="Times New Roman"/>
          <w:sz w:val="24"/>
          <w:szCs w:val="24"/>
        </w:rPr>
        <w:t xml:space="preserve">We are using the Monte Carlo method </w:t>
      </w:r>
      <w:r w:rsidR="00325646">
        <w:rPr>
          <w:rFonts w:ascii="Times New Roman" w:hAnsi="Times New Roman" w:cs="Times New Roman"/>
          <w:sz w:val="24"/>
          <w:szCs w:val="24"/>
        </w:rPr>
        <w:t xml:space="preserve">to find the 95% confidence interval of likelihood of occurrence of multiple variables in this study (WT frequency per month, WT seasonal frequency, WT progression, etc.). This has </w:t>
      </w:r>
      <w:r w:rsidR="0023661E">
        <w:rPr>
          <w:rFonts w:ascii="Times New Roman" w:hAnsi="Times New Roman" w:cs="Times New Roman"/>
          <w:sz w:val="24"/>
          <w:szCs w:val="24"/>
        </w:rPr>
        <w:t>now been explained in more detail.</w:t>
      </w:r>
    </w:p>
    <w:p w14:paraId="76A0DAA5" w14:textId="126B7390" w:rsidR="002079FE" w:rsidRPr="00EB5485" w:rsidRDefault="002079FE" w:rsidP="002079FE">
      <w:pPr>
        <w:rPr>
          <w:rFonts w:ascii="Times New Roman" w:hAnsi="Times New Roman" w:cs="Times New Roman"/>
          <w:color w:val="4472C4" w:themeColor="accent1"/>
          <w:sz w:val="24"/>
          <w:szCs w:val="24"/>
        </w:rPr>
      </w:pPr>
      <w:r w:rsidRPr="00EB5485">
        <w:rPr>
          <w:rFonts w:ascii="Times New Roman" w:hAnsi="Times New Roman" w:cs="Times New Roman"/>
          <w:color w:val="4472C4" w:themeColor="accent1"/>
          <w:sz w:val="24"/>
          <w:szCs w:val="24"/>
        </w:rPr>
        <w:t>"WT2 progresses to no other WTs other than itself, so it is disregarded as being part of any sequence."</w:t>
      </w:r>
      <w:r w:rsidR="00EB5485" w:rsidRPr="00EB5485">
        <w:rPr>
          <w:rFonts w:ascii="Times New Roman" w:hAnsi="Times New Roman" w:cs="Times New Roman"/>
          <w:color w:val="4472C4" w:themeColor="accent1"/>
          <w:sz w:val="24"/>
          <w:szCs w:val="24"/>
        </w:rPr>
        <w:t xml:space="preserve"> </w:t>
      </w:r>
      <w:r w:rsidRPr="00EB5485">
        <w:rPr>
          <w:rFonts w:ascii="Times New Roman" w:hAnsi="Times New Roman" w:cs="Times New Roman"/>
          <w:color w:val="4472C4" w:themeColor="accent1"/>
          <w:sz w:val="24"/>
          <w:szCs w:val="24"/>
        </w:rPr>
        <w:t>This isn't strictly true though - there are still transitions to other clusters even though they might not be</w:t>
      </w:r>
      <w:r w:rsidR="00EB5485" w:rsidRPr="00EB5485">
        <w:rPr>
          <w:rFonts w:ascii="Times New Roman" w:hAnsi="Times New Roman" w:cs="Times New Roman"/>
          <w:color w:val="4472C4" w:themeColor="accent1"/>
          <w:sz w:val="24"/>
          <w:szCs w:val="24"/>
        </w:rPr>
        <w:t xml:space="preserve"> </w:t>
      </w:r>
      <w:r w:rsidRPr="00EB5485">
        <w:rPr>
          <w:rFonts w:ascii="Times New Roman" w:hAnsi="Times New Roman" w:cs="Times New Roman"/>
          <w:color w:val="4472C4" w:themeColor="accent1"/>
          <w:sz w:val="24"/>
          <w:szCs w:val="24"/>
        </w:rPr>
        <w:t>significantly different from chance.</w:t>
      </w:r>
    </w:p>
    <w:p w14:paraId="13F0F4FD" w14:textId="6A1DBBDC" w:rsidR="002079FE" w:rsidRPr="0060641D" w:rsidRDefault="00D53CA1" w:rsidP="002079FE">
      <w:pPr>
        <w:rPr>
          <w:rFonts w:ascii="Times New Roman" w:hAnsi="Times New Roman" w:cs="Times New Roman"/>
          <w:sz w:val="24"/>
          <w:szCs w:val="24"/>
        </w:rPr>
      </w:pPr>
      <w:r>
        <w:rPr>
          <w:rFonts w:ascii="Times New Roman" w:hAnsi="Times New Roman" w:cs="Times New Roman"/>
          <w:sz w:val="24"/>
          <w:szCs w:val="24"/>
        </w:rPr>
        <w:t>You are correct, that there are transitions to other clusters that may not be significant. We have reworded this in the manuscript</w:t>
      </w:r>
      <w:r w:rsidR="006F6FAA">
        <w:rPr>
          <w:rFonts w:ascii="Times New Roman" w:hAnsi="Times New Roman" w:cs="Times New Roman"/>
          <w:sz w:val="24"/>
          <w:szCs w:val="24"/>
        </w:rPr>
        <w:t xml:space="preserve"> and now explain that we are looking at transitions which are significant at the 95% level.</w:t>
      </w:r>
    </w:p>
    <w:p w14:paraId="779791A5" w14:textId="7DCC2148" w:rsidR="002079FE" w:rsidRDefault="002079FE" w:rsidP="002079FE">
      <w:pPr>
        <w:rPr>
          <w:rFonts w:ascii="Times New Roman" w:hAnsi="Times New Roman" w:cs="Times New Roman"/>
          <w:color w:val="4472C4" w:themeColor="accent1"/>
          <w:sz w:val="24"/>
          <w:szCs w:val="24"/>
        </w:rPr>
      </w:pPr>
      <w:r w:rsidRPr="006F6FAA">
        <w:rPr>
          <w:rFonts w:ascii="Times New Roman" w:hAnsi="Times New Roman" w:cs="Times New Roman"/>
          <w:color w:val="4472C4" w:themeColor="accent1"/>
          <w:sz w:val="24"/>
          <w:szCs w:val="24"/>
        </w:rPr>
        <w:t>How often do the preferred multi-type sequences actually occur in the cluster time series?  It looks like the</w:t>
      </w:r>
      <w:r w:rsidR="006F6FAA" w:rsidRPr="006F6FAA">
        <w:rPr>
          <w:rFonts w:ascii="Times New Roman" w:hAnsi="Times New Roman" w:cs="Times New Roman"/>
          <w:color w:val="4472C4" w:themeColor="accent1"/>
          <w:sz w:val="24"/>
          <w:szCs w:val="24"/>
        </w:rPr>
        <w:t xml:space="preserve"> </w:t>
      </w:r>
      <w:r w:rsidRPr="006F6FAA">
        <w:rPr>
          <w:rFonts w:ascii="Times New Roman" w:hAnsi="Times New Roman" w:cs="Times New Roman"/>
          <w:color w:val="4472C4" w:themeColor="accent1"/>
          <w:sz w:val="24"/>
          <w:szCs w:val="24"/>
        </w:rPr>
        <w:t>sequences are just based on the preferred transition from one state to a second state that is more likely than</w:t>
      </w:r>
      <w:r w:rsidR="006F6FAA" w:rsidRPr="006F6FAA">
        <w:rPr>
          <w:rFonts w:ascii="Times New Roman" w:hAnsi="Times New Roman" w:cs="Times New Roman"/>
          <w:color w:val="4472C4" w:themeColor="accent1"/>
          <w:sz w:val="24"/>
          <w:szCs w:val="24"/>
        </w:rPr>
        <w:t xml:space="preserve"> </w:t>
      </w:r>
      <w:r w:rsidRPr="006F6FAA">
        <w:rPr>
          <w:rFonts w:ascii="Times New Roman" w:hAnsi="Times New Roman" w:cs="Times New Roman"/>
          <w:color w:val="4472C4" w:themeColor="accent1"/>
          <w:sz w:val="24"/>
          <w:szCs w:val="24"/>
        </w:rPr>
        <w:t xml:space="preserve">chance, so is it really justified to extend this to a whole sequence of states - </w:t>
      </w:r>
      <w:proofErr w:type="spellStart"/>
      <w:proofErr w:type="gramStart"/>
      <w:r w:rsidRPr="006F6FAA">
        <w:rPr>
          <w:rFonts w:ascii="Times New Roman" w:hAnsi="Times New Roman" w:cs="Times New Roman"/>
          <w:color w:val="4472C4" w:themeColor="accent1"/>
          <w:sz w:val="24"/>
          <w:szCs w:val="24"/>
        </w:rPr>
        <w:t>eg</w:t>
      </w:r>
      <w:proofErr w:type="spellEnd"/>
      <w:proofErr w:type="gramEnd"/>
      <w:r w:rsidRPr="006F6FAA">
        <w:rPr>
          <w:rFonts w:ascii="Times New Roman" w:hAnsi="Times New Roman" w:cs="Times New Roman"/>
          <w:color w:val="4472C4" w:themeColor="accent1"/>
          <w:sz w:val="24"/>
          <w:szCs w:val="24"/>
        </w:rPr>
        <w:t xml:space="preserve"> WT5-WT3-WT4-WT7-WT5?</w:t>
      </w:r>
    </w:p>
    <w:p w14:paraId="1B25AFE9" w14:textId="00546B47" w:rsidR="006F6FAA" w:rsidRPr="003F05EF" w:rsidRDefault="003F05EF" w:rsidP="002079FE">
      <w:pPr>
        <w:rPr>
          <w:rFonts w:ascii="Times New Roman" w:hAnsi="Times New Roman" w:cs="Times New Roman"/>
          <w:sz w:val="24"/>
          <w:szCs w:val="24"/>
        </w:rPr>
      </w:pPr>
      <w:r>
        <w:rPr>
          <w:rFonts w:ascii="Times New Roman" w:hAnsi="Times New Roman" w:cs="Times New Roman"/>
          <w:sz w:val="24"/>
          <w:szCs w:val="24"/>
        </w:rPr>
        <w:t xml:space="preserve">Thank you </w:t>
      </w:r>
      <w:r w:rsidR="005828E1">
        <w:rPr>
          <w:rFonts w:ascii="Times New Roman" w:hAnsi="Times New Roman" w:cs="Times New Roman"/>
          <w:sz w:val="24"/>
          <w:szCs w:val="24"/>
        </w:rPr>
        <w:t xml:space="preserve">for your comment. We have gone back and analyzed the data for the </w:t>
      </w:r>
      <w:r w:rsidR="00906CB3">
        <w:rPr>
          <w:rFonts w:ascii="Times New Roman" w:hAnsi="Times New Roman" w:cs="Times New Roman"/>
          <w:sz w:val="24"/>
          <w:szCs w:val="24"/>
        </w:rPr>
        <w:t>occurrence of</w:t>
      </w:r>
      <w:r w:rsidR="007A7B91">
        <w:rPr>
          <w:rFonts w:ascii="Times New Roman" w:hAnsi="Times New Roman" w:cs="Times New Roman"/>
          <w:sz w:val="24"/>
          <w:szCs w:val="24"/>
        </w:rPr>
        <w:t xml:space="preserve"> progressions </w:t>
      </w:r>
      <w:r w:rsidR="00906CB3">
        <w:rPr>
          <w:rFonts w:ascii="Times New Roman" w:hAnsi="Times New Roman" w:cs="Times New Roman"/>
          <w:sz w:val="24"/>
          <w:szCs w:val="24"/>
        </w:rPr>
        <w:t>of lengths 2, 3, 4, and 5</w:t>
      </w:r>
      <w:r w:rsidR="00BB40A0">
        <w:rPr>
          <w:rFonts w:ascii="Times New Roman" w:hAnsi="Times New Roman" w:cs="Times New Roman"/>
          <w:sz w:val="24"/>
          <w:szCs w:val="24"/>
        </w:rPr>
        <w:t xml:space="preserve"> with persistence removed</w:t>
      </w:r>
      <w:r w:rsidR="00D83C18">
        <w:rPr>
          <w:rFonts w:ascii="Times New Roman" w:hAnsi="Times New Roman" w:cs="Times New Roman"/>
          <w:sz w:val="24"/>
          <w:szCs w:val="24"/>
        </w:rPr>
        <w:t xml:space="preserve"> (Table R1)</w:t>
      </w:r>
      <w:r w:rsidR="00906CB3">
        <w:rPr>
          <w:rFonts w:ascii="Times New Roman" w:hAnsi="Times New Roman" w:cs="Times New Roman"/>
          <w:sz w:val="24"/>
          <w:szCs w:val="24"/>
        </w:rPr>
        <w:t xml:space="preserve">. We do not show </w:t>
      </w:r>
      <w:r w:rsidR="007A7B91">
        <w:rPr>
          <w:rFonts w:ascii="Times New Roman" w:hAnsi="Times New Roman" w:cs="Times New Roman"/>
          <w:sz w:val="24"/>
          <w:szCs w:val="24"/>
        </w:rPr>
        <w:t xml:space="preserve">progressions of length </w:t>
      </w:r>
      <w:r w:rsidR="00906CB3">
        <w:rPr>
          <w:rFonts w:ascii="Times New Roman" w:hAnsi="Times New Roman" w:cs="Times New Roman"/>
          <w:sz w:val="24"/>
          <w:szCs w:val="24"/>
        </w:rPr>
        <w:t xml:space="preserve">5 here as it occurred on average </w:t>
      </w:r>
      <w:r w:rsidR="00F37A42">
        <w:rPr>
          <w:rFonts w:ascii="Times New Roman" w:hAnsi="Times New Roman" w:cs="Times New Roman"/>
          <w:sz w:val="24"/>
          <w:szCs w:val="24"/>
        </w:rPr>
        <w:t xml:space="preserve">only </w:t>
      </w:r>
      <w:r w:rsidR="00906CB3">
        <w:rPr>
          <w:rFonts w:ascii="Times New Roman" w:hAnsi="Times New Roman" w:cs="Times New Roman"/>
          <w:sz w:val="24"/>
          <w:szCs w:val="24"/>
        </w:rPr>
        <w:t>once every 10 years</w:t>
      </w:r>
      <w:r w:rsidR="00855A6B">
        <w:rPr>
          <w:rFonts w:ascii="Times New Roman" w:hAnsi="Times New Roman" w:cs="Times New Roman"/>
          <w:sz w:val="24"/>
          <w:szCs w:val="24"/>
        </w:rPr>
        <w:t>.</w:t>
      </w:r>
      <w:r w:rsidR="00013742">
        <w:rPr>
          <w:rFonts w:ascii="Times New Roman" w:hAnsi="Times New Roman" w:cs="Times New Roman"/>
          <w:sz w:val="24"/>
          <w:szCs w:val="24"/>
        </w:rPr>
        <w:t xml:space="preserve"> </w:t>
      </w:r>
      <w:r w:rsidR="00D83C18">
        <w:rPr>
          <w:rFonts w:ascii="Times New Roman" w:hAnsi="Times New Roman" w:cs="Times New Roman"/>
          <w:sz w:val="24"/>
          <w:szCs w:val="24"/>
        </w:rPr>
        <w:t xml:space="preserve">We have </w:t>
      </w:r>
      <w:r w:rsidR="00F37A42">
        <w:rPr>
          <w:rFonts w:ascii="Times New Roman" w:hAnsi="Times New Roman" w:cs="Times New Roman"/>
          <w:sz w:val="24"/>
          <w:szCs w:val="24"/>
        </w:rPr>
        <w:t>determined</w:t>
      </w:r>
      <w:r w:rsidR="00D83C18">
        <w:rPr>
          <w:rFonts w:ascii="Times New Roman" w:hAnsi="Times New Roman" w:cs="Times New Roman"/>
          <w:sz w:val="24"/>
          <w:szCs w:val="24"/>
        </w:rPr>
        <w:t xml:space="preserve"> the </w:t>
      </w:r>
      <w:r w:rsidR="00B37460">
        <w:rPr>
          <w:rFonts w:ascii="Times New Roman" w:hAnsi="Times New Roman" w:cs="Times New Roman"/>
          <w:sz w:val="24"/>
          <w:szCs w:val="24"/>
        </w:rPr>
        <w:t>progressions</w:t>
      </w:r>
      <w:r w:rsidR="00D83C18">
        <w:rPr>
          <w:rFonts w:ascii="Times New Roman" w:hAnsi="Times New Roman" w:cs="Times New Roman"/>
          <w:sz w:val="24"/>
          <w:szCs w:val="24"/>
        </w:rPr>
        <w:t xml:space="preserve"> seen in Figure R1 using a Markov Chain Analysis combined with a </w:t>
      </w:r>
      <w:r w:rsidR="00D83C18">
        <w:rPr>
          <w:rFonts w:ascii="Times New Roman" w:hAnsi="Times New Roman" w:cs="Times New Roman"/>
          <w:sz w:val="24"/>
          <w:szCs w:val="24"/>
        </w:rPr>
        <w:lastRenderedPageBreak/>
        <w:t>Monte Carlo method</w:t>
      </w:r>
      <w:r w:rsidR="00F37A42">
        <w:rPr>
          <w:rFonts w:ascii="Times New Roman" w:hAnsi="Times New Roman" w:cs="Times New Roman"/>
          <w:sz w:val="24"/>
          <w:szCs w:val="24"/>
        </w:rPr>
        <w:t>, which is now described in the paper</w:t>
      </w:r>
      <w:r w:rsidR="00D83C18">
        <w:rPr>
          <w:rFonts w:ascii="Times New Roman" w:hAnsi="Times New Roman" w:cs="Times New Roman"/>
          <w:sz w:val="24"/>
          <w:szCs w:val="24"/>
        </w:rPr>
        <w:t>. Comparing the sequences that appear in our dataset</w:t>
      </w:r>
      <w:r w:rsidR="00BB40A0">
        <w:rPr>
          <w:rFonts w:ascii="Times New Roman" w:hAnsi="Times New Roman" w:cs="Times New Roman"/>
          <w:sz w:val="24"/>
          <w:szCs w:val="24"/>
        </w:rPr>
        <w:t xml:space="preserve"> to </w:t>
      </w:r>
      <w:r w:rsidR="00F37A42">
        <w:rPr>
          <w:rFonts w:ascii="Times New Roman" w:hAnsi="Times New Roman" w:cs="Times New Roman"/>
          <w:sz w:val="24"/>
          <w:szCs w:val="24"/>
        </w:rPr>
        <w:t>those in the</w:t>
      </w:r>
      <w:r w:rsidR="00BB40A0">
        <w:rPr>
          <w:rFonts w:ascii="Times New Roman" w:hAnsi="Times New Roman" w:cs="Times New Roman"/>
          <w:sz w:val="24"/>
          <w:szCs w:val="24"/>
        </w:rPr>
        <w:t xml:space="preserve"> Markov Chain </w:t>
      </w:r>
      <w:r w:rsidR="00F37A42">
        <w:rPr>
          <w:rFonts w:ascii="Times New Roman" w:hAnsi="Times New Roman" w:cs="Times New Roman"/>
          <w:sz w:val="24"/>
          <w:szCs w:val="24"/>
        </w:rPr>
        <w:t>a</w:t>
      </w:r>
      <w:r w:rsidR="00BB40A0">
        <w:rPr>
          <w:rFonts w:ascii="Times New Roman" w:hAnsi="Times New Roman" w:cs="Times New Roman"/>
          <w:sz w:val="24"/>
          <w:szCs w:val="24"/>
        </w:rPr>
        <w:t xml:space="preserve">nalysis, </w:t>
      </w:r>
      <w:r w:rsidR="00F37A42">
        <w:rPr>
          <w:rFonts w:ascii="Times New Roman" w:hAnsi="Times New Roman" w:cs="Times New Roman"/>
          <w:sz w:val="24"/>
          <w:szCs w:val="24"/>
        </w:rPr>
        <w:t>we find</w:t>
      </w:r>
      <w:r w:rsidR="00735C18">
        <w:rPr>
          <w:rFonts w:ascii="Times New Roman" w:hAnsi="Times New Roman" w:cs="Times New Roman"/>
          <w:sz w:val="24"/>
          <w:szCs w:val="24"/>
        </w:rPr>
        <w:t xml:space="preserve"> the extension of preferred state transitions </w:t>
      </w:r>
      <w:r w:rsidR="00F37A42">
        <w:rPr>
          <w:rFonts w:ascii="Times New Roman" w:hAnsi="Times New Roman" w:cs="Times New Roman"/>
          <w:sz w:val="24"/>
          <w:szCs w:val="24"/>
        </w:rPr>
        <w:t>for the following progressions</w:t>
      </w:r>
      <w:r w:rsidR="00735C18">
        <w:rPr>
          <w:rFonts w:ascii="Times New Roman" w:hAnsi="Times New Roman" w:cs="Times New Roman"/>
          <w:sz w:val="24"/>
          <w:szCs w:val="24"/>
        </w:rPr>
        <w:t>: 1-2-6</w:t>
      </w:r>
      <w:r w:rsidR="00711CB6">
        <w:rPr>
          <w:rFonts w:ascii="Times New Roman" w:hAnsi="Times New Roman" w:cs="Times New Roman"/>
          <w:sz w:val="24"/>
          <w:szCs w:val="24"/>
        </w:rPr>
        <w:t>-5</w:t>
      </w:r>
      <w:r w:rsidR="00735C18">
        <w:rPr>
          <w:rFonts w:ascii="Times New Roman" w:hAnsi="Times New Roman" w:cs="Times New Roman"/>
          <w:sz w:val="24"/>
          <w:szCs w:val="24"/>
        </w:rPr>
        <w:t xml:space="preserve">, </w:t>
      </w:r>
      <w:r w:rsidR="00711CB6">
        <w:rPr>
          <w:rFonts w:ascii="Times New Roman" w:hAnsi="Times New Roman" w:cs="Times New Roman"/>
          <w:sz w:val="24"/>
          <w:szCs w:val="24"/>
        </w:rPr>
        <w:t xml:space="preserve">3-4-7-5, 1-6-5, 1-6-2, and 1-6-1. </w:t>
      </w:r>
      <w:r w:rsidR="00F37A42">
        <w:rPr>
          <w:rFonts w:ascii="Times New Roman" w:hAnsi="Times New Roman" w:cs="Times New Roman"/>
          <w:sz w:val="24"/>
          <w:szCs w:val="24"/>
        </w:rPr>
        <w:t xml:space="preserve">The progressions </w:t>
      </w:r>
      <w:r w:rsidR="00711CB6">
        <w:rPr>
          <w:rFonts w:ascii="Times New Roman" w:hAnsi="Times New Roman" w:cs="Times New Roman"/>
          <w:sz w:val="24"/>
          <w:szCs w:val="24"/>
        </w:rPr>
        <w:t xml:space="preserve">5-4-7 and 5-3-7 </w:t>
      </w:r>
      <w:r w:rsidR="00EA3D4F">
        <w:rPr>
          <w:rFonts w:ascii="Times New Roman" w:hAnsi="Times New Roman" w:cs="Times New Roman"/>
          <w:sz w:val="24"/>
          <w:szCs w:val="24"/>
        </w:rPr>
        <w:t>do appear 30 and 32 times</w:t>
      </w:r>
      <w:r w:rsidR="00F37A42">
        <w:rPr>
          <w:rFonts w:ascii="Times New Roman" w:hAnsi="Times New Roman" w:cs="Times New Roman"/>
          <w:sz w:val="24"/>
          <w:szCs w:val="24"/>
        </w:rPr>
        <w:t>;</w:t>
      </w:r>
      <w:r w:rsidR="00EA3D4F">
        <w:rPr>
          <w:rFonts w:ascii="Times New Roman" w:hAnsi="Times New Roman" w:cs="Times New Roman"/>
          <w:sz w:val="24"/>
          <w:szCs w:val="24"/>
        </w:rPr>
        <w:t xml:space="preserve"> however, b</w:t>
      </w:r>
      <w:r w:rsidR="00F37A42">
        <w:rPr>
          <w:rFonts w:ascii="Times New Roman" w:hAnsi="Times New Roman" w:cs="Times New Roman"/>
          <w:sz w:val="24"/>
          <w:szCs w:val="24"/>
        </w:rPr>
        <w:t>ased on</w:t>
      </w:r>
      <w:r w:rsidR="00EA3D4F">
        <w:rPr>
          <w:rFonts w:ascii="Times New Roman" w:hAnsi="Times New Roman" w:cs="Times New Roman"/>
          <w:sz w:val="24"/>
          <w:szCs w:val="24"/>
        </w:rPr>
        <w:t xml:space="preserve"> the Markov Chain </w:t>
      </w:r>
      <w:r w:rsidR="00F37A42">
        <w:rPr>
          <w:rFonts w:ascii="Times New Roman" w:hAnsi="Times New Roman" w:cs="Times New Roman"/>
          <w:sz w:val="24"/>
          <w:szCs w:val="24"/>
        </w:rPr>
        <w:t>a</w:t>
      </w:r>
      <w:r w:rsidR="00EA3D4F">
        <w:rPr>
          <w:rFonts w:ascii="Times New Roman" w:hAnsi="Times New Roman" w:cs="Times New Roman"/>
          <w:sz w:val="24"/>
          <w:szCs w:val="24"/>
        </w:rPr>
        <w:t xml:space="preserve">nalysis, they are only significant </w:t>
      </w:r>
      <w:r w:rsidR="008522AD">
        <w:rPr>
          <w:rFonts w:ascii="Times New Roman" w:hAnsi="Times New Roman" w:cs="Times New Roman"/>
          <w:sz w:val="24"/>
          <w:szCs w:val="24"/>
        </w:rPr>
        <w:t>below the 80% level, so we do not include them in this analysis.</w:t>
      </w:r>
    </w:p>
    <w:p w14:paraId="403F4813" w14:textId="56BCC4B6" w:rsidR="006F6FAA" w:rsidRDefault="006F6FAA" w:rsidP="002079FE">
      <w:pPr>
        <w:rPr>
          <w:rFonts w:ascii="Times New Roman" w:hAnsi="Times New Roman" w:cs="Times New Roman"/>
          <w:color w:val="4472C4" w:themeColor="accent1"/>
          <w:sz w:val="24"/>
          <w:szCs w:val="24"/>
        </w:rPr>
      </w:pPr>
    </w:p>
    <w:p w14:paraId="22D362B8" w14:textId="7AB552E6" w:rsidR="006F6FAA" w:rsidRDefault="00D864A9" w:rsidP="002079FE">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15210190" wp14:editId="2D4CE9E2">
            <wp:extent cx="5639435" cy="1645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9435" cy="1645920"/>
                    </a:xfrm>
                    <a:prstGeom prst="rect">
                      <a:avLst/>
                    </a:prstGeom>
                    <a:noFill/>
                  </pic:spPr>
                </pic:pic>
              </a:graphicData>
            </a:graphic>
          </wp:inline>
        </w:drawing>
      </w:r>
    </w:p>
    <w:p w14:paraId="7BB7D5B2" w14:textId="2B2347D3" w:rsidR="006F6FAA" w:rsidRPr="006F6FAA" w:rsidRDefault="006F6FAA" w:rsidP="002079FE">
      <w:pPr>
        <w:rPr>
          <w:rFonts w:ascii="Times New Roman" w:hAnsi="Times New Roman" w:cs="Times New Roman"/>
          <w:color w:val="4472C4" w:themeColor="accent1"/>
          <w:sz w:val="24"/>
          <w:szCs w:val="24"/>
        </w:rPr>
      </w:pPr>
      <w:r>
        <w:rPr>
          <w:rStyle w:val="IntenseEmphasis"/>
          <w:rFonts w:ascii="Times New Roman" w:hAnsi="Times New Roman" w:cs="Times New Roman"/>
          <w:color w:val="000000" w:themeColor="text1"/>
        </w:rPr>
        <w:t>Table R1</w:t>
      </w:r>
      <w:r w:rsidRPr="00F33EC8">
        <w:rPr>
          <w:rStyle w:val="IntenseEmphasis"/>
          <w:rFonts w:ascii="Times New Roman" w:hAnsi="Times New Roman" w:cs="Times New Roman"/>
          <w:color w:val="000000" w:themeColor="text1"/>
        </w:rPr>
        <w:t>:</w:t>
      </w:r>
      <w:r>
        <w:rPr>
          <w:rStyle w:val="IntenseEmphasis"/>
          <w:rFonts w:ascii="Times New Roman" w:hAnsi="Times New Roman" w:cs="Times New Roman"/>
          <w:color w:val="000000" w:themeColor="text1"/>
        </w:rPr>
        <w:t xml:space="preserve"> </w:t>
      </w:r>
      <w:r w:rsidR="000535E4">
        <w:rPr>
          <w:rStyle w:val="IntenseEmphasis"/>
          <w:rFonts w:ascii="Times New Roman" w:hAnsi="Times New Roman" w:cs="Times New Roman"/>
          <w:color w:val="000000" w:themeColor="text1"/>
        </w:rPr>
        <w:t xml:space="preserve">Top </w:t>
      </w:r>
      <w:r w:rsidR="00D864A9">
        <w:rPr>
          <w:rStyle w:val="IntenseEmphasis"/>
          <w:rFonts w:ascii="Times New Roman" w:hAnsi="Times New Roman" w:cs="Times New Roman"/>
          <w:color w:val="000000" w:themeColor="text1"/>
        </w:rPr>
        <w:t xml:space="preserve">7 </w:t>
      </w:r>
      <w:r w:rsidR="00F37A42">
        <w:rPr>
          <w:rStyle w:val="IntenseEmphasis"/>
          <w:rFonts w:ascii="Times New Roman" w:hAnsi="Times New Roman" w:cs="Times New Roman"/>
          <w:color w:val="000000" w:themeColor="text1"/>
        </w:rPr>
        <w:t>progressions</w:t>
      </w:r>
      <w:r w:rsidR="00D864A9">
        <w:rPr>
          <w:rStyle w:val="IntenseEmphasis"/>
          <w:rFonts w:ascii="Times New Roman" w:hAnsi="Times New Roman" w:cs="Times New Roman"/>
          <w:color w:val="000000" w:themeColor="text1"/>
        </w:rPr>
        <w:t xml:space="preserve"> that occurred in the SON dataset. </w:t>
      </w:r>
      <w:r w:rsidR="00F66EDB">
        <w:rPr>
          <w:rStyle w:val="IntenseEmphasis"/>
          <w:rFonts w:ascii="Times New Roman" w:hAnsi="Times New Roman" w:cs="Times New Roman"/>
          <w:color w:val="000000" w:themeColor="text1"/>
        </w:rPr>
        <w:t xml:space="preserve">Only the top 7 </w:t>
      </w:r>
      <w:r w:rsidR="00B77284">
        <w:rPr>
          <w:rStyle w:val="IntenseEmphasis"/>
          <w:rFonts w:ascii="Times New Roman" w:hAnsi="Times New Roman" w:cs="Times New Roman"/>
          <w:color w:val="000000" w:themeColor="text1"/>
        </w:rPr>
        <w:t>results are shown for space reasons</w:t>
      </w:r>
      <w:r w:rsidR="003F05EF">
        <w:rPr>
          <w:rStyle w:val="IntenseEmphasis"/>
          <w:rFonts w:ascii="Times New Roman" w:hAnsi="Times New Roman" w:cs="Times New Roman"/>
          <w:color w:val="000000" w:themeColor="text1"/>
        </w:rPr>
        <w:t>.</w:t>
      </w:r>
    </w:p>
    <w:p w14:paraId="664B52EC" w14:textId="72FABB38" w:rsidR="00F37A42" w:rsidRDefault="002079FE" w:rsidP="002079FE">
      <w:pPr>
        <w:rPr>
          <w:rFonts w:ascii="Times New Roman" w:hAnsi="Times New Roman" w:cs="Times New Roman"/>
          <w:color w:val="4472C4" w:themeColor="accent1"/>
          <w:sz w:val="24"/>
          <w:szCs w:val="24"/>
        </w:rPr>
      </w:pPr>
      <w:r w:rsidRPr="008522AD">
        <w:rPr>
          <w:rFonts w:ascii="Times New Roman" w:hAnsi="Times New Roman" w:cs="Times New Roman"/>
          <w:color w:val="4472C4" w:themeColor="accent1"/>
          <w:sz w:val="24"/>
          <w:szCs w:val="24"/>
        </w:rPr>
        <w:t>Are there any dynamical reasons behind the preferred sequences of weather types, or their distribution</w:t>
      </w:r>
      <w:r w:rsidR="006F6FAA" w:rsidRPr="008522AD">
        <w:rPr>
          <w:rFonts w:ascii="Times New Roman" w:hAnsi="Times New Roman" w:cs="Times New Roman"/>
          <w:color w:val="4472C4" w:themeColor="accent1"/>
          <w:sz w:val="24"/>
          <w:szCs w:val="24"/>
        </w:rPr>
        <w:t xml:space="preserve"> </w:t>
      </w:r>
      <w:r w:rsidRPr="008522AD">
        <w:rPr>
          <w:rFonts w:ascii="Times New Roman" w:hAnsi="Times New Roman" w:cs="Times New Roman"/>
          <w:color w:val="4472C4" w:themeColor="accent1"/>
          <w:sz w:val="24"/>
          <w:szCs w:val="24"/>
        </w:rPr>
        <w:t>across the autumn season?  These seem like quite basic questions, but there's no discussion of these issues in</w:t>
      </w:r>
      <w:r w:rsidR="006F6FAA" w:rsidRPr="008522AD">
        <w:rPr>
          <w:rFonts w:ascii="Times New Roman" w:hAnsi="Times New Roman" w:cs="Times New Roman"/>
          <w:color w:val="4472C4" w:themeColor="accent1"/>
          <w:sz w:val="24"/>
          <w:szCs w:val="24"/>
        </w:rPr>
        <w:t xml:space="preserve"> </w:t>
      </w:r>
      <w:r w:rsidRPr="008522AD">
        <w:rPr>
          <w:rFonts w:ascii="Times New Roman" w:hAnsi="Times New Roman" w:cs="Times New Roman"/>
          <w:color w:val="4472C4" w:themeColor="accent1"/>
          <w:sz w:val="24"/>
          <w:szCs w:val="24"/>
        </w:rPr>
        <w:t>the paper.</w:t>
      </w:r>
    </w:p>
    <w:p w14:paraId="17ED5905" w14:textId="51EE3BD2" w:rsidR="00F37A42" w:rsidRDefault="00F37A42" w:rsidP="002079F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regret the lack of clarity.  </w:t>
      </w:r>
      <w:bookmarkStart w:id="2" w:name="_Hlk59180652"/>
      <w:r>
        <w:rPr>
          <w:rFonts w:ascii="Times New Roman" w:hAnsi="Times New Roman" w:cs="Times New Roman"/>
          <w:color w:val="000000" w:themeColor="text1"/>
          <w:sz w:val="24"/>
          <w:szCs w:val="24"/>
        </w:rPr>
        <w:t xml:space="preserve">As the weather types are fixed in space, the progressions </w:t>
      </w:r>
      <w:r w:rsidR="00B37460">
        <w:rPr>
          <w:rFonts w:ascii="Times New Roman" w:hAnsi="Times New Roman" w:cs="Times New Roman"/>
          <w:color w:val="000000" w:themeColor="text1"/>
          <w:sz w:val="24"/>
          <w:szCs w:val="24"/>
        </w:rPr>
        <w:t>between weather</w:t>
      </w:r>
      <w:r>
        <w:rPr>
          <w:rFonts w:ascii="Times New Roman" w:hAnsi="Times New Roman" w:cs="Times New Roman"/>
          <w:color w:val="000000" w:themeColor="text1"/>
          <w:sz w:val="24"/>
          <w:szCs w:val="24"/>
        </w:rPr>
        <w:t xml:space="preserve"> types reflect the movement of synoptic systems across the region, with greater persistence (a weather type followed by the same weather type) corresponding to slower movement. </w:t>
      </w:r>
      <w:bookmarkEnd w:id="2"/>
      <w:r>
        <w:rPr>
          <w:rFonts w:ascii="Times New Roman" w:hAnsi="Times New Roman" w:cs="Times New Roman"/>
          <w:color w:val="000000" w:themeColor="text1"/>
          <w:sz w:val="24"/>
          <w:szCs w:val="24"/>
        </w:rPr>
        <w:t>We have clarified this in the text.</w:t>
      </w:r>
      <w:r w:rsidR="00EE71A5">
        <w:rPr>
          <w:rFonts w:ascii="Times New Roman" w:hAnsi="Times New Roman" w:cs="Times New Roman"/>
          <w:color w:val="000000" w:themeColor="text1"/>
          <w:sz w:val="24"/>
          <w:szCs w:val="24"/>
        </w:rPr>
        <w:t xml:space="preserve">  We have also </w:t>
      </w:r>
      <w:r w:rsidR="004E77FB">
        <w:rPr>
          <w:rFonts w:ascii="Times New Roman" w:hAnsi="Times New Roman" w:cs="Times New Roman"/>
          <w:color w:val="000000" w:themeColor="text1"/>
          <w:sz w:val="24"/>
          <w:szCs w:val="24"/>
        </w:rPr>
        <w:t>added figures for the individual progressions, to make the interpretation of them more apparent.</w:t>
      </w:r>
    </w:p>
    <w:p w14:paraId="6BFCE5FB" w14:textId="20332CD3" w:rsidR="002079FE" w:rsidRPr="008522AD" w:rsidRDefault="002079FE" w:rsidP="002079FE">
      <w:pPr>
        <w:rPr>
          <w:rFonts w:ascii="Times New Roman" w:hAnsi="Times New Roman" w:cs="Times New Roman"/>
          <w:color w:val="4472C4" w:themeColor="accent1"/>
          <w:sz w:val="24"/>
          <w:szCs w:val="24"/>
        </w:rPr>
      </w:pPr>
      <w:r w:rsidRPr="008522AD">
        <w:rPr>
          <w:rFonts w:ascii="Times New Roman" w:hAnsi="Times New Roman" w:cs="Times New Roman"/>
          <w:color w:val="4472C4" w:themeColor="accent1"/>
          <w:sz w:val="24"/>
          <w:szCs w:val="24"/>
        </w:rPr>
        <w:t>How do we know whether these changes are due to climate change or just decadal variability?  There are</w:t>
      </w:r>
      <w:r w:rsidR="008522AD" w:rsidRPr="008522AD">
        <w:rPr>
          <w:rFonts w:ascii="Times New Roman" w:hAnsi="Times New Roman" w:cs="Times New Roman"/>
          <w:color w:val="4472C4" w:themeColor="accent1"/>
          <w:sz w:val="24"/>
          <w:szCs w:val="24"/>
        </w:rPr>
        <w:t xml:space="preserve"> </w:t>
      </w:r>
      <w:r w:rsidRPr="008522AD">
        <w:rPr>
          <w:rFonts w:ascii="Times New Roman" w:hAnsi="Times New Roman" w:cs="Times New Roman"/>
          <w:color w:val="4472C4" w:themeColor="accent1"/>
          <w:sz w:val="24"/>
          <w:szCs w:val="24"/>
        </w:rPr>
        <w:t xml:space="preserve">other </w:t>
      </w:r>
      <w:proofErr w:type="spellStart"/>
      <w:r w:rsidRPr="008522AD">
        <w:rPr>
          <w:rFonts w:ascii="Times New Roman" w:hAnsi="Times New Roman" w:cs="Times New Roman"/>
          <w:color w:val="4472C4" w:themeColor="accent1"/>
          <w:sz w:val="24"/>
          <w:szCs w:val="24"/>
        </w:rPr>
        <w:t>reanalyses</w:t>
      </w:r>
      <w:proofErr w:type="spellEnd"/>
      <w:r w:rsidRPr="008522AD">
        <w:rPr>
          <w:rFonts w:ascii="Times New Roman" w:hAnsi="Times New Roman" w:cs="Times New Roman"/>
          <w:color w:val="4472C4" w:themeColor="accent1"/>
          <w:sz w:val="24"/>
          <w:szCs w:val="24"/>
        </w:rPr>
        <w:t xml:space="preserve"> available that go back much further in time than ERA5 currently does, so why not use</w:t>
      </w:r>
      <w:r w:rsidR="008522AD" w:rsidRPr="008522AD">
        <w:rPr>
          <w:rFonts w:ascii="Times New Roman" w:hAnsi="Times New Roman" w:cs="Times New Roman"/>
          <w:color w:val="4472C4" w:themeColor="accent1"/>
          <w:sz w:val="24"/>
          <w:szCs w:val="24"/>
        </w:rPr>
        <w:t xml:space="preserve"> </w:t>
      </w:r>
      <w:r w:rsidRPr="008522AD">
        <w:rPr>
          <w:rFonts w:ascii="Times New Roman" w:hAnsi="Times New Roman" w:cs="Times New Roman"/>
          <w:color w:val="4472C4" w:themeColor="accent1"/>
          <w:sz w:val="24"/>
          <w:szCs w:val="24"/>
        </w:rPr>
        <w:t>these to examine this question?</w:t>
      </w:r>
    </w:p>
    <w:p w14:paraId="2F871347" w14:textId="4EB5B320" w:rsidR="00F37A42" w:rsidRDefault="00EE71A5" w:rsidP="002079FE">
      <w:pPr>
        <w:rPr>
          <w:rFonts w:ascii="Times New Roman" w:hAnsi="Times New Roman" w:cs="Times New Roman"/>
          <w:sz w:val="24"/>
          <w:szCs w:val="24"/>
        </w:rPr>
      </w:pPr>
      <w:r>
        <w:rPr>
          <w:rFonts w:ascii="Times New Roman" w:hAnsi="Times New Roman" w:cs="Times New Roman"/>
          <w:sz w:val="24"/>
          <w:szCs w:val="24"/>
        </w:rPr>
        <w:t xml:space="preserve">The relationship of the seasonal shift in this period to climate change has already been examined in the previous literature, which is discussed in the introduction.  ERA5 is desirable for a regional circulation analysis because it is recently released, and so takes advantage of </w:t>
      </w:r>
      <w:r w:rsidR="004E77FB">
        <w:rPr>
          <w:rFonts w:ascii="Times New Roman" w:hAnsi="Times New Roman" w:cs="Times New Roman"/>
          <w:sz w:val="24"/>
          <w:szCs w:val="24"/>
        </w:rPr>
        <w:t>improvements in reanalysis methodology and data processing, and is also of comparatively high resolution. Analysis of satellite-era reanalysis products has been very popular, even for some aspects of climate change, due to the greater data availability in the post-1979 period, and the usefulness of establishing a baseline of analysis in a more data-rich period. As of this writing, ERA5 is in the process of being extended back to 1950 (the data is currently available only in a preliminary form), so we expect to be able to build off of, and extend, this analysis in the future.</w:t>
      </w:r>
      <w:r w:rsidR="00212DCF">
        <w:rPr>
          <w:rFonts w:ascii="Times New Roman" w:hAnsi="Times New Roman" w:cs="Times New Roman"/>
          <w:sz w:val="24"/>
          <w:szCs w:val="24"/>
        </w:rPr>
        <w:t xml:space="preserve">  Additionally, we plan to use the observed weather types established in the current analysis as a </w:t>
      </w:r>
      <w:r w:rsidR="00212DCF">
        <w:rPr>
          <w:rFonts w:ascii="Times New Roman" w:hAnsi="Times New Roman" w:cs="Times New Roman"/>
          <w:sz w:val="24"/>
          <w:szCs w:val="24"/>
        </w:rPr>
        <w:lastRenderedPageBreak/>
        <w:t>baseline to both assess climate models and to examine how weather types change in the modeled warming projections, which will give further insights into the underlying dynamics.</w:t>
      </w:r>
    </w:p>
    <w:p w14:paraId="78822AC1" w14:textId="77777777" w:rsidR="002079FE" w:rsidRPr="00AD0DAF" w:rsidRDefault="002079FE" w:rsidP="002079FE">
      <w:pPr>
        <w:rPr>
          <w:rFonts w:ascii="Times New Roman" w:hAnsi="Times New Roman" w:cs="Times New Roman"/>
          <w:color w:val="4472C4" w:themeColor="accent1"/>
          <w:sz w:val="24"/>
          <w:szCs w:val="24"/>
        </w:rPr>
      </w:pPr>
      <w:r w:rsidRPr="00AD0DAF">
        <w:rPr>
          <w:rFonts w:ascii="Times New Roman" w:hAnsi="Times New Roman" w:cs="Times New Roman"/>
          <w:color w:val="4472C4" w:themeColor="accent1"/>
          <w:sz w:val="24"/>
          <w:szCs w:val="24"/>
        </w:rPr>
        <w:t>Larger text for labelling is needed throughout - it's a struggle to make out a lot of the text around the plots.</w:t>
      </w:r>
    </w:p>
    <w:p w14:paraId="34AF28C6" w14:textId="1FC4D4E7" w:rsidR="002079FE" w:rsidRPr="00AD0DAF" w:rsidRDefault="00AD0DAF" w:rsidP="002079FE">
      <w:pPr>
        <w:rPr>
          <w:rFonts w:ascii="Times New Roman" w:hAnsi="Times New Roman" w:cs="Times New Roman"/>
          <w:sz w:val="24"/>
          <w:szCs w:val="24"/>
        </w:rPr>
      </w:pPr>
      <w:r>
        <w:rPr>
          <w:rFonts w:ascii="Times New Roman" w:hAnsi="Times New Roman" w:cs="Times New Roman"/>
          <w:sz w:val="24"/>
          <w:szCs w:val="24"/>
        </w:rPr>
        <w:t>Done.</w:t>
      </w:r>
    </w:p>
    <w:p w14:paraId="3EBBF4BE" w14:textId="683FC331" w:rsidR="002079FE" w:rsidRPr="00B223FE" w:rsidRDefault="002079FE" w:rsidP="002079FE">
      <w:pPr>
        <w:rPr>
          <w:rFonts w:ascii="Times New Roman" w:hAnsi="Times New Roman" w:cs="Times New Roman"/>
          <w:sz w:val="24"/>
          <w:szCs w:val="24"/>
        </w:rPr>
      </w:pPr>
      <w:r w:rsidRPr="00AD0DAF">
        <w:rPr>
          <w:rFonts w:ascii="Times New Roman" w:hAnsi="Times New Roman" w:cs="Times New Roman"/>
          <w:color w:val="4472C4" w:themeColor="accent1"/>
          <w:sz w:val="24"/>
          <w:szCs w:val="24"/>
        </w:rPr>
        <w:t>Figure 2 - label the x axis.  Presumably the figure showing histograms of correlation coefficients and RMSE</w:t>
      </w:r>
      <w:r w:rsidR="00AD0DAF">
        <w:rPr>
          <w:rFonts w:ascii="Times New Roman" w:hAnsi="Times New Roman" w:cs="Times New Roman"/>
          <w:color w:val="4472C4" w:themeColor="accent1"/>
          <w:sz w:val="24"/>
          <w:szCs w:val="24"/>
        </w:rPr>
        <w:t xml:space="preserve"> </w:t>
      </w:r>
      <w:r w:rsidR="00AD0DAF" w:rsidRPr="00B223FE">
        <w:rPr>
          <w:rFonts w:ascii="Times New Roman" w:hAnsi="Times New Roman" w:cs="Times New Roman"/>
          <w:color w:val="4472C4" w:themeColor="accent1"/>
          <w:sz w:val="24"/>
          <w:szCs w:val="24"/>
        </w:rPr>
        <w:t>values, but it's not immediately clear.  I don't really understand the plots.  If the y axis is percentage of days, shouldn't the bars in each plot take up the same area? Why are values for the u850 and v850 RMSE panels</w:t>
      </w:r>
      <w:r w:rsidR="00B223FE" w:rsidRPr="00B223FE">
        <w:rPr>
          <w:rFonts w:ascii="Times New Roman" w:hAnsi="Times New Roman" w:cs="Times New Roman"/>
          <w:color w:val="4472C4" w:themeColor="accent1"/>
          <w:sz w:val="24"/>
          <w:szCs w:val="24"/>
        </w:rPr>
        <w:t xml:space="preserve"> so much smaller than the others?  Are there more blue bars that we can't see because they're hidden behind the gray bars, or have the blue bars just been stacked on top of the gray bars?</w:t>
      </w:r>
    </w:p>
    <w:p w14:paraId="770C15A1" w14:textId="170D28A3" w:rsidR="002079FE" w:rsidRPr="00017FB3" w:rsidRDefault="00212DCF" w:rsidP="002079FE">
      <w:pPr>
        <w:rPr>
          <w:rFonts w:ascii="Times New Roman" w:hAnsi="Times New Roman" w:cs="Times New Roman"/>
          <w:sz w:val="24"/>
          <w:szCs w:val="24"/>
        </w:rPr>
      </w:pPr>
      <w:r>
        <w:rPr>
          <w:rFonts w:ascii="Times New Roman" w:hAnsi="Times New Roman" w:cs="Times New Roman"/>
          <w:sz w:val="24"/>
          <w:szCs w:val="24"/>
        </w:rPr>
        <w:t>This f</w:t>
      </w:r>
      <w:r w:rsidR="00AD0DAF">
        <w:rPr>
          <w:rFonts w:ascii="Times New Roman" w:hAnsi="Times New Roman" w:cs="Times New Roman"/>
          <w:sz w:val="24"/>
          <w:szCs w:val="24"/>
        </w:rPr>
        <w:t xml:space="preserve">igure </w:t>
      </w:r>
      <w:r>
        <w:rPr>
          <w:rFonts w:ascii="Times New Roman" w:hAnsi="Times New Roman" w:cs="Times New Roman"/>
          <w:sz w:val="24"/>
          <w:szCs w:val="24"/>
        </w:rPr>
        <w:t xml:space="preserve">is </w:t>
      </w:r>
      <w:r w:rsidR="00AD0DAF">
        <w:rPr>
          <w:rFonts w:ascii="Times New Roman" w:hAnsi="Times New Roman" w:cs="Times New Roman"/>
          <w:sz w:val="24"/>
          <w:szCs w:val="24"/>
        </w:rPr>
        <w:t>no longer in the manuscript.</w:t>
      </w:r>
    </w:p>
    <w:p w14:paraId="65D6A8F8" w14:textId="2CF4E8EB" w:rsidR="002079FE" w:rsidRDefault="002079FE" w:rsidP="002079FE">
      <w:pPr>
        <w:rPr>
          <w:rFonts w:ascii="Times New Roman" w:hAnsi="Times New Roman" w:cs="Times New Roman"/>
          <w:color w:val="4472C4" w:themeColor="accent1"/>
          <w:sz w:val="24"/>
          <w:szCs w:val="24"/>
        </w:rPr>
      </w:pPr>
      <w:r w:rsidRPr="00B223FE">
        <w:rPr>
          <w:rFonts w:ascii="Times New Roman" w:hAnsi="Times New Roman" w:cs="Times New Roman"/>
          <w:color w:val="4472C4" w:themeColor="accent1"/>
          <w:sz w:val="24"/>
          <w:szCs w:val="24"/>
        </w:rPr>
        <w:t>Figure 3 has 3 separate fields all plotted in the same panels, plus boundaries between American states - it's</w:t>
      </w:r>
      <w:r w:rsidR="00B223FE" w:rsidRPr="00B223FE">
        <w:rPr>
          <w:rFonts w:ascii="Times New Roman" w:hAnsi="Times New Roman" w:cs="Times New Roman"/>
          <w:color w:val="4472C4" w:themeColor="accent1"/>
          <w:sz w:val="24"/>
          <w:szCs w:val="24"/>
        </w:rPr>
        <w:t xml:space="preserve"> </w:t>
      </w:r>
      <w:r w:rsidRPr="00B223FE">
        <w:rPr>
          <w:rFonts w:ascii="Times New Roman" w:hAnsi="Times New Roman" w:cs="Times New Roman"/>
          <w:color w:val="4472C4" w:themeColor="accent1"/>
          <w:sz w:val="24"/>
          <w:szCs w:val="24"/>
        </w:rPr>
        <w:t>a bit overloaded with information.  The geopotential height might be more informative if the zonal mean</w:t>
      </w:r>
      <w:r w:rsidR="00B223FE" w:rsidRPr="00B223FE">
        <w:rPr>
          <w:rFonts w:ascii="Times New Roman" w:hAnsi="Times New Roman" w:cs="Times New Roman"/>
          <w:color w:val="4472C4" w:themeColor="accent1"/>
          <w:sz w:val="24"/>
          <w:szCs w:val="24"/>
        </w:rPr>
        <w:t xml:space="preserve"> </w:t>
      </w:r>
      <w:r w:rsidRPr="00B223FE">
        <w:rPr>
          <w:rFonts w:ascii="Times New Roman" w:hAnsi="Times New Roman" w:cs="Times New Roman"/>
          <w:color w:val="4472C4" w:themeColor="accent1"/>
          <w:sz w:val="24"/>
          <w:szCs w:val="24"/>
        </w:rPr>
        <w:t>values were removed?  There's a strong meridional gradient in height which tends to obscure the features</w:t>
      </w:r>
      <w:r w:rsidR="00B223FE" w:rsidRPr="00B223FE">
        <w:rPr>
          <w:rFonts w:ascii="Times New Roman" w:hAnsi="Times New Roman" w:cs="Times New Roman"/>
          <w:color w:val="4472C4" w:themeColor="accent1"/>
          <w:sz w:val="24"/>
          <w:szCs w:val="24"/>
        </w:rPr>
        <w:t xml:space="preserve"> </w:t>
      </w:r>
      <w:r w:rsidRPr="00B223FE">
        <w:rPr>
          <w:rFonts w:ascii="Times New Roman" w:hAnsi="Times New Roman" w:cs="Times New Roman"/>
          <w:color w:val="4472C4" w:themeColor="accent1"/>
          <w:sz w:val="24"/>
          <w:szCs w:val="24"/>
        </w:rPr>
        <w:t>of each cluster.</w:t>
      </w:r>
    </w:p>
    <w:p w14:paraId="62F445A7" w14:textId="72EA9990" w:rsidR="00A9714C" w:rsidRPr="00A9714C" w:rsidRDefault="00A93D46" w:rsidP="002079FE">
      <w:pPr>
        <w:rPr>
          <w:rFonts w:ascii="Times New Roman" w:hAnsi="Times New Roman" w:cs="Times New Roman"/>
          <w:sz w:val="24"/>
          <w:szCs w:val="24"/>
        </w:rPr>
      </w:pPr>
      <w:r>
        <w:rPr>
          <w:rFonts w:ascii="Times New Roman" w:hAnsi="Times New Roman" w:cs="Times New Roman"/>
          <w:i/>
          <w:iCs/>
          <w:noProof/>
          <w:color w:val="000000" w:themeColor="text1"/>
        </w:rPr>
        <w:drawing>
          <wp:anchor distT="0" distB="0" distL="114300" distR="114300" simplePos="0" relativeHeight="251669504" behindDoc="1" locked="0" layoutInCell="1" allowOverlap="1" wp14:anchorId="14E99ABD" wp14:editId="01F638F7">
            <wp:simplePos x="0" y="0"/>
            <wp:positionH relativeFrom="page">
              <wp:posOffset>571500</wp:posOffset>
            </wp:positionH>
            <wp:positionV relativeFrom="paragraph">
              <wp:posOffset>1122045</wp:posOffset>
            </wp:positionV>
            <wp:extent cx="5943600" cy="3757930"/>
            <wp:effectExtent l="0" t="0" r="0" b="0"/>
            <wp:wrapTight wrapText="bothSides">
              <wp:wrapPolygon edited="0">
                <wp:start x="0" y="0"/>
                <wp:lineTo x="0" y="21461"/>
                <wp:lineTo x="21531" y="21461"/>
                <wp:lineTo x="21531" y="0"/>
                <wp:lineTo x="0" y="0"/>
              </wp:wrapPolygon>
            </wp:wrapTight>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57930"/>
                    </a:xfrm>
                    <a:prstGeom prst="rect">
                      <a:avLst/>
                    </a:prstGeom>
                  </pic:spPr>
                </pic:pic>
              </a:graphicData>
            </a:graphic>
          </wp:anchor>
        </w:drawing>
      </w:r>
      <w:r w:rsidR="00A9714C">
        <w:rPr>
          <w:rFonts w:ascii="Times New Roman" w:hAnsi="Times New Roman" w:cs="Times New Roman"/>
          <w:sz w:val="24"/>
          <w:szCs w:val="24"/>
        </w:rPr>
        <w:t xml:space="preserve">Thank you for the suggestion. We have incorporated other suggestions from the other reviewers and split Figure 3 into two new figures. One figure shows the MSLP, 850 hPa wind, and </w:t>
      </w:r>
      <w:r w:rsidR="00721E15">
        <w:rPr>
          <w:rFonts w:ascii="Times New Roman" w:hAnsi="Times New Roman" w:cs="Times New Roman"/>
          <w:sz w:val="24"/>
          <w:szCs w:val="24"/>
        </w:rPr>
        <w:t xml:space="preserve">precipitation anomaly, while the other shows 500 hPa heights and 2-meter temperature anomaly. This allows for the readability issue to be addressed. We have done an analysis with the zonal </w:t>
      </w:r>
      <w:r w:rsidR="00721E15">
        <w:rPr>
          <w:rFonts w:ascii="Times New Roman" w:hAnsi="Times New Roman" w:cs="Times New Roman"/>
          <w:sz w:val="24"/>
          <w:szCs w:val="24"/>
        </w:rPr>
        <w:lastRenderedPageBreak/>
        <w:t xml:space="preserve">mean removed (Figure R3), however, we feel that the </w:t>
      </w:r>
      <w:r>
        <w:rPr>
          <w:rFonts w:ascii="Times New Roman" w:hAnsi="Times New Roman" w:cs="Times New Roman"/>
          <w:sz w:val="24"/>
          <w:szCs w:val="24"/>
        </w:rPr>
        <w:t>full version in the manuscript is more easily understood now that it has been moved to its own figure.</w:t>
      </w:r>
    </w:p>
    <w:p w14:paraId="1DC65868" w14:textId="19947D45" w:rsidR="00A9714C" w:rsidRPr="00B223FE" w:rsidRDefault="00A9714C" w:rsidP="002079FE">
      <w:pPr>
        <w:rPr>
          <w:rFonts w:ascii="Times New Roman" w:hAnsi="Times New Roman" w:cs="Times New Roman"/>
          <w:color w:val="4472C4" w:themeColor="accent1"/>
          <w:sz w:val="24"/>
          <w:szCs w:val="24"/>
        </w:rPr>
      </w:pPr>
    </w:p>
    <w:p w14:paraId="4F3D60BC" w14:textId="77777777" w:rsidR="00A9714C" w:rsidRDefault="00A9714C" w:rsidP="00A9714C">
      <w:pPr>
        <w:rPr>
          <w:rStyle w:val="IntenseEmphasis"/>
          <w:rFonts w:ascii="Times New Roman" w:hAnsi="Times New Roman" w:cs="Times New Roman"/>
          <w:color w:val="000000" w:themeColor="text1"/>
        </w:rPr>
      </w:pPr>
    </w:p>
    <w:p w14:paraId="350AB41D" w14:textId="77777777" w:rsidR="00A9714C" w:rsidRDefault="00A9714C" w:rsidP="00A9714C">
      <w:pPr>
        <w:rPr>
          <w:rStyle w:val="IntenseEmphasis"/>
          <w:rFonts w:ascii="Times New Roman" w:hAnsi="Times New Roman" w:cs="Times New Roman"/>
          <w:color w:val="000000" w:themeColor="text1"/>
        </w:rPr>
      </w:pPr>
    </w:p>
    <w:p w14:paraId="56457BB8" w14:textId="77777777" w:rsidR="00A9714C" w:rsidRDefault="00A9714C" w:rsidP="00A9714C">
      <w:pPr>
        <w:rPr>
          <w:rStyle w:val="IntenseEmphasis"/>
          <w:rFonts w:ascii="Times New Roman" w:hAnsi="Times New Roman" w:cs="Times New Roman"/>
          <w:color w:val="000000" w:themeColor="text1"/>
        </w:rPr>
      </w:pPr>
    </w:p>
    <w:p w14:paraId="48BEBD47" w14:textId="77777777" w:rsidR="00A9714C" w:rsidRDefault="00A9714C" w:rsidP="00A9714C">
      <w:pPr>
        <w:rPr>
          <w:rStyle w:val="IntenseEmphasis"/>
          <w:rFonts w:ascii="Times New Roman" w:hAnsi="Times New Roman" w:cs="Times New Roman"/>
          <w:color w:val="000000" w:themeColor="text1"/>
        </w:rPr>
      </w:pPr>
    </w:p>
    <w:p w14:paraId="6119AB70" w14:textId="77777777" w:rsidR="00A9714C" w:rsidRDefault="00A9714C" w:rsidP="00A9714C">
      <w:pPr>
        <w:rPr>
          <w:rStyle w:val="IntenseEmphasis"/>
          <w:rFonts w:ascii="Times New Roman" w:hAnsi="Times New Roman" w:cs="Times New Roman"/>
          <w:color w:val="000000" w:themeColor="text1"/>
        </w:rPr>
      </w:pPr>
    </w:p>
    <w:p w14:paraId="20BEA510" w14:textId="77777777" w:rsidR="00A9714C" w:rsidRDefault="00A9714C" w:rsidP="00A9714C">
      <w:pPr>
        <w:rPr>
          <w:rStyle w:val="IntenseEmphasis"/>
          <w:rFonts w:ascii="Times New Roman" w:hAnsi="Times New Roman" w:cs="Times New Roman"/>
          <w:color w:val="000000" w:themeColor="text1"/>
        </w:rPr>
      </w:pPr>
    </w:p>
    <w:p w14:paraId="3E7CC289" w14:textId="6FB44C93" w:rsidR="00A9714C" w:rsidRDefault="00A9714C" w:rsidP="00A9714C">
      <w:pPr>
        <w:rPr>
          <w:rStyle w:val="IntenseEmphasis"/>
          <w:rFonts w:ascii="Times New Roman" w:hAnsi="Times New Roman" w:cs="Times New Roman"/>
          <w:color w:val="000000" w:themeColor="text1"/>
        </w:rPr>
      </w:pPr>
    </w:p>
    <w:p w14:paraId="55BBAB9E" w14:textId="782DBC8F" w:rsidR="00A9714C" w:rsidRDefault="00A9714C" w:rsidP="00A9714C">
      <w:pPr>
        <w:rPr>
          <w:rStyle w:val="IntenseEmphasis"/>
          <w:rFonts w:ascii="Times New Roman" w:hAnsi="Times New Roman" w:cs="Times New Roman"/>
          <w:color w:val="000000" w:themeColor="text1"/>
        </w:rPr>
      </w:pPr>
    </w:p>
    <w:p w14:paraId="55A707B6" w14:textId="77777777" w:rsidR="00A9714C" w:rsidRDefault="00A9714C" w:rsidP="00A9714C">
      <w:pPr>
        <w:rPr>
          <w:rStyle w:val="IntenseEmphasis"/>
          <w:rFonts w:ascii="Times New Roman" w:hAnsi="Times New Roman" w:cs="Times New Roman"/>
          <w:color w:val="000000" w:themeColor="text1"/>
        </w:rPr>
      </w:pPr>
    </w:p>
    <w:p w14:paraId="37E4BCB6" w14:textId="77777777" w:rsidR="00A9714C" w:rsidRDefault="00A9714C" w:rsidP="00A9714C">
      <w:pPr>
        <w:rPr>
          <w:rStyle w:val="IntenseEmphasis"/>
          <w:rFonts w:ascii="Times New Roman" w:hAnsi="Times New Roman" w:cs="Times New Roman"/>
          <w:color w:val="000000" w:themeColor="text1"/>
        </w:rPr>
      </w:pPr>
    </w:p>
    <w:p w14:paraId="6F3BD048" w14:textId="77777777" w:rsidR="00A9714C" w:rsidRDefault="00A9714C" w:rsidP="00A9714C">
      <w:pPr>
        <w:rPr>
          <w:rStyle w:val="IntenseEmphasis"/>
          <w:rFonts w:ascii="Times New Roman" w:hAnsi="Times New Roman" w:cs="Times New Roman"/>
          <w:color w:val="000000" w:themeColor="text1"/>
        </w:rPr>
      </w:pPr>
    </w:p>
    <w:p w14:paraId="363B2386" w14:textId="7A8BD05A" w:rsidR="00A9714C" w:rsidRPr="004560B6" w:rsidRDefault="00A9714C" w:rsidP="00A9714C">
      <w:pPr>
        <w:rPr>
          <w:rFonts w:ascii="Times New Roman" w:hAnsi="Times New Roman" w:cs="Times New Roman"/>
          <w:i/>
          <w:iCs/>
          <w:color w:val="000000" w:themeColor="text1"/>
        </w:rPr>
      </w:pPr>
      <w:r>
        <w:rPr>
          <w:rStyle w:val="IntenseEmphasis"/>
          <w:rFonts w:ascii="Times New Roman" w:hAnsi="Times New Roman" w:cs="Times New Roman"/>
          <w:color w:val="000000" w:themeColor="text1"/>
        </w:rPr>
        <w:t>Figure R3</w:t>
      </w:r>
      <w:r w:rsidRPr="00F33EC8">
        <w:rPr>
          <w:rStyle w:val="IntenseEmphasis"/>
          <w:rFonts w:ascii="Times New Roman" w:hAnsi="Times New Roman" w:cs="Times New Roman"/>
          <w:color w:val="000000" w:themeColor="text1"/>
        </w:rPr>
        <w:t>:</w:t>
      </w:r>
      <w:r>
        <w:rPr>
          <w:rStyle w:val="IntenseEmphasis"/>
          <w:rFonts w:ascii="Times New Roman" w:hAnsi="Times New Roman" w:cs="Times New Roman"/>
          <w:color w:val="000000" w:themeColor="text1"/>
        </w:rPr>
        <w:t xml:space="preserve"> 500 hPa heights for each WT with the zonal mean removed.</w:t>
      </w:r>
    </w:p>
    <w:p w14:paraId="4F1014DF" w14:textId="3C42E279" w:rsidR="002079FE" w:rsidRPr="00B223FE" w:rsidRDefault="002079FE" w:rsidP="002079FE">
      <w:pPr>
        <w:rPr>
          <w:rFonts w:ascii="Times New Roman" w:hAnsi="Times New Roman" w:cs="Times New Roman"/>
          <w:color w:val="4472C4" w:themeColor="accent1"/>
          <w:sz w:val="24"/>
          <w:szCs w:val="24"/>
        </w:rPr>
      </w:pPr>
      <w:r w:rsidRPr="00B223FE">
        <w:rPr>
          <w:rFonts w:ascii="Times New Roman" w:hAnsi="Times New Roman" w:cs="Times New Roman"/>
          <w:color w:val="4472C4" w:themeColor="accent1"/>
          <w:sz w:val="24"/>
          <w:szCs w:val="24"/>
        </w:rPr>
        <w:t>I presume the point of figure 7 is to show that some clusters are more persistent than others, but it is difficult</w:t>
      </w:r>
      <w:r w:rsidR="00B223FE" w:rsidRPr="00B223FE">
        <w:rPr>
          <w:rFonts w:ascii="Times New Roman" w:hAnsi="Times New Roman" w:cs="Times New Roman"/>
          <w:color w:val="4472C4" w:themeColor="accent1"/>
          <w:sz w:val="24"/>
          <w:szCs w:val="24"/>
        </w:rPr>
        <w:t xml:space="preserve"> </w:t>
      </w:r>
      <w:r w:rsidRPr="00B223FE">
        <w:rPr>
          <w:rFonts w:ascii="Times New Roman" w:hAnsi="Times New Roman" w:cs="Times New Roman"/>
          <w:color w:val="4472C4" w:themeColor="accent1"/>
          <w:sz w:val="24"/>
          <w:szCs w:val="24"/>
        </w:rPr>
        <w:t>to make this out from the way the authors have plotted the data.  I suggest having a separate panel for each</w:t>
      </w:r>
      <w:r w:rsidR="00B223FE" w:rsidRPr="00B223FE">
        <w:rPr>
          <w:rFonts w:ascii="Times New Roman" w:hAnsi="Times New Roman" w:cs="Times New Roman"/>
          <w:color w:val="4472C4" w:themeColor="accent1"/>
          <w:sz w:val="24"/>
          <w:szCs w:val="24"/>
        </w:rPr>
        <w:t xml:space="preserve"> </w:t>
      </w:r>
      <w:r w:rsidRPr="00B223FE">
        <w:rPr>
          <w:rFonts w:ascii="Times New Roman" w:hAnsi="Times New Roman" w:cs="Times New Roman"/>
          <w:color w:val="4472C4" w:themeColor="accent1"/>
          <w:sz w:val="24"/>
          <w:szCs w:val="24"/>
        </w:rPr>
        <w:t>cluster might be clearer.</w:t>
      </w:r>
    </w:p>
    <w:p w14:paraId="36FD907F" w14:textId="079BBAD9" w:rsidR="002079FE" w:rsidRPr="00B223FE" w:rsidRDefault="008F28D2" w:rsidP="002079FE">
      <w:pPr>
        <w:rPr>
          <w:rFonts w:ascii="Times New Roman" w:hAnsi="Times New Roman" w:cs="Times New Roman"/>
          <w:sz w:val="24"/>
          <w:szCs w:val="24"/>
        </w:rPr>
      </w:pPr>
      <w:r>
        <w:rPr>
          <w:rFonts w:ascii="Times New Roman" w:hAnsi="Times New Roman" w:cs="Times New Roman"/>
          <w:sz w:val="24"/>
          <w:szCs w:val="24"/>
        </w:rPr>
        <w:t>This f</w:t>
      </w:r>
      <w:r w:rsidR="00B223FE">
        <w:rPr>
          <w:rFonts w:ascii="Times New Roman" w:hAnsi="Times New Roman" w:cs="Times New Roman"/>
          <w:sz w:val="24"/>
          <w:szCs w:val="24"/>
        </w:rPr>
        <w:t xml:space="preserve">igure </w:t>
      </w:r>
      <w:r>
        <w:rPr>
          <w:rFonts w:ascii="Times New Roman" w:hAnsi="Times New Roman" w:cs="Times New Roman"/>
          <w:sz w:val="24"/>
          <w:szCs w:val="24"/>
        </w:rPr>
        <w:t xml:space="preserve">is </w:t>
      </w:r>
      <w:r w:rsidR="00B223FE">
        <w:rPr>
          <w:rFonts w:ascii="Times New Roman" w:hAnsi="Times New Roman" w:cs="Times New Roman"/>
          <w:sz w:val="24"/>
          <w:szCs w:val="24"/>
        </w:rPr>
        <w:t>no longer in the manuscript.</w:t>
      </w:r>
    </w:p>
    <w:p w14:paraId="70AC8967" w14:textId="39D582B1" w:rsidR="002079FE" w:rsidRDefault="002079FE" w:rsidP="002079FE">
      <w:pPr>
        <w:rPr>
          <w:rFonts w:ascii="Times New Roman" w:hAnsi="Times New Roman" w:cs="Times New Roman"/>
          <w:color w:val="4472C4" w:themeColor="accent1"/>
          <w:sz w:val="24"/>
          <w:szCs w:val="24"/>
        </w:rPr>
      </w:pPr>
      <w:r w:rsidRPr="00B223FE">
        <w:rPr>
          <w:rFonts w:ascii="Times New Roman" w:hAnsi="Times New Roman" w:cs="Times New Roman"/>
          <w:color w:val="4472C4" w:themeColor="accent1"/>
          <w:sz w:val="24"/>
          <w:szCs w:val="24"/>
        </w:rPr>
        <w:t>Figure 9 - presenting the data as stacked bar graphs makes it harder to see the trends in the individual types.</w:t>
      </w:r>
      <w:r w:rsidR="00B223FE" w:rsidRPr="00B223FE">
        <w:rPr>
          <w:rFonts w:ascii="Times New Roman" w:hAnsi="Times New Roman" w:cs="Times New Roman"/>
          <w:color w:val="4472C4" w:themeColor="accent1"/>
          <w:sz w:val="24"/>
          <w:szCs w:val="24"/>
        </w:rPr>
        <w:t xml:space="preserve"> </w:t>
      </w:r>
      <w:r w:rsidRPr="00B223FE">
        <w:rPr>
          <w:rFonts w:ascii="Times New Roman" w:hAnsi="Times New Roman" w:cs="Times New Roman"/>
          <w:color w:val="4472C4" w:themeColor="accent1"/>
          <w:sz w:val="24"/>
          <w:szCs w:val="24"/>
        </w:rPr>
        <w:t>Again, I suggest showing the frequency for each cluster separately.</w:t>
      </w:r>
    </w:p>
    <w:p w14:paraId="4F039F16" w14:textId="28D3ECF3" w:rsidR="00B223FE" w:rsidRDefault="00A93D46" w:rsidP="002079FE">
      <w:pPr>
        <w:rPr>
          <w:rFonts w:ascii="Times New Roman" w:hAnsi="Times New Roman" w:cs="Times New Roman"/>
          <w:sz w:val="24"/>
          <w:szCs w:val="24"/>
        </w:rPr>
      </w:pPr>
      <w:r>
        <w:rPr>
          <w:noProof/>
        </w:rPr>
        <w:lastRenderedPageBreak/>
        <w:drawing>
          <wp:anchor distT="0" distB="0" distL="114300" distR="114300" simplePos="0" relativeHeight="251668480" behindDoc="1" locked="0" layoutInCell="1" allowOverlap="1" wp14:anchorId="036BF18A" wp14:editId="46052CC0">
            <wp:simplePos x="0" y="0"/>
            <wp:positionH relativeFrom="page">
              <wp:posOffset>248285</wp:posOffset>
            </wp:positionH>
            <wp:positionV relativeFrom="paragraph">
              <wp:posOffset>1570410</wp:posOffset>
            </wp:positionV>
            <wp:extent cx="7305130" cy="4429125"/>
            <wp:effectExtent l="0" t="0" r="0" b="0"/>
            <wp:wrapTight wrapText="bothSides">
              <wp:wrapPolygon edited="0">
                <wp:start x="0" y="0"/>
                <wp:lineTo x="0" y="21461"/>
                <wp:lineTo x="21517" y="21461"/>
                <wp:lineTo x="2151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05130" cy="4429125"/>
                    </a:xfrm>
                    <a:prstGeom prst="rect">
                      <a:avLst/>
                    </a:prstGeom>
                  </pic:spPr>
                </pic:pic>
              </a:graphicData>
            </a:graphic>
          </wp:anchor>
        </w:drawing>
      </w:r>
      <w:r w:rsidR="00A66215">
        <w:rPr>
          <w:rFonts w:ascii="Times New Roman" w:hAnsi="Times New Roman" w:cs="Times New Roman"/>
          <w:sz w:val="24"/>
          <w:szCs w:val="24"/>
        </w:rPr>
        <w:t xml:space="preserve">Thank you for your comments. While we agree that showing the clusters separately will help to show the trend in the individual types, we feel that </w:t>
      </w:r>
      <w:r w:rsidR="00FF3813">
        <w:rPr>
          <w:rFonts w:ascii="Times New Roman" w:hAnsi="Times New Roman" w:cs="Times New Roman"/>
          <w:sz w:val="24"/>
          <w:szCs w:val="24"/>
        </w:rPr>
        <w:t xml:space="preserve">how </w:t>
      </w:r>
      <w:r w:rsidR="007B44AD">
        <w:rPr>
          <w:rFonts w:ascii="Times New Roman" w:hAnsi="Times New Roman" w:cs="Times New Roman"/>
          <w:sz w:val="24"/>
          <w:szCs w:val="24"/>
        </w:rPr>
        <w:t>the figure</w:t>
      </w:r>
      <w:r w:rsidR="008F28D2">
        <w:rPr>
          <w:rFonts w:ascii="Times New Roman" w:hAnsi="Times New Roman" w:cs="Times New Roman"/>
          <w:sz w:val="24"/>
          <w:szCs w:val="24"/>
        </w:rPr>
        <w:t xml:space="preserve"> as it</w:t>
      </w:r>
      <w:r w:rsidR="007B44AD">
        <w:rPr>
          <w:rFonts w:ascii="Times New Roman" w:hAnsi="Times New Roman" w:cs="Times New Roman"/>
          <w:sz w:val="24"/>
          <w:szCs w:val="24"/>
        </w:rPr>
        <w:t xml:space="preserve"> is now best </w:t>
      </w:r>
      <w:proofErr w:type="gramStart"/>
      <w:r w:rsidR="007B44AD">
        <w:rPr>
          <w:rFonts w:ascii="Times New Roman" w:hAnsi="Times New Roman" w:cs="Times New Roman"/>
          <w:sz w:val="24"/>
          <w:szCs w:val="24"/>
        </w:rPr>
        <w:t>represents</w:t>
      </w:r>
      <w:proofErr w:type="gramEnd"/>
      <w:r w:rsidR="007B44AD">
        <w:rPr>
          <w:rFonts w:ascii="Times New Roman" w:hAnsi="Times New Roman" w:cs="Times New Roman"/>
          <w:sz w:val="24"/>
          <w:szCs w:val="24"/>
        </w:rPr>
        <w:t xml:space="preserve"> our data. Figure R</w:t>
      </w:r>
      <w:r w:rsidR="003E12A2">
        <w:rPr>
          <w:rFonts w:ascii="Times New Roman" w:hAnsi="Times New Roman" w:cs="Times New Roman"/>
          <w:sz w:val="24"/>
          <w:szCs w:val="24"/>
        </w:rPr>
        <w:t>4</w:t>
      </w:r>
      <w:r w:rsidR="007B44AD">
        <w:rPr>
          <w:rFonts w:ascii="Times New Roman" w:hAnsi="Times New Roman" w:cs="Times New Roman"/>
          <w:sz w:val="24"/>
          <w:szCs w:val="24"/>
        </w:rPr>
        <w:t xml:space="preserve"> shows the data as you suggested, with the individual WT trends each plotted separately. While we can infer the same information here, </w:t>
      </w:r>
      <w:r w:rsidR="0088307D">
        <w:rPr>
          <w:rFonts w:ascii="Times New Roman" w:hAnsi="Times New Roman" w:cs="Times New Roman"/>
          <w:sz w:val="24"/>
          <w:szCs w:val="24"/>
        </w:rPr>
        <w:t>we are concerned in our study with the overall trends of occurrence of the Early Season and Late Season WTs together</w:t>
      </w:r>
      <w:r w:rsidR="003E12A2">
        <w:rPr>
          <w:rFonts w:ascii="Times New Roman" w:hAnsi="Times New Roman" w:cs="Times New Roman"/>
          <w:sz w:val="24"/>
          <w:szCs w:val="24"/>
        </w:rPr>
        <w:t xml:space="preserve"> and use that to show timing in October around when the transition between Early and Late Season tends to occur.</w:t>
      </w:r>
    </w:p>
    <w:p w14:paraId="6C678E8B" w14:textId="2AAB3419" w:rsidR="004560B6" w:rsidRDefault="004560B6" w:rsidP="002079FE">
      <w:pPr>
        <w:rPr>
          <w:rFonts w:ascii="Times New Roman" w:hAnsi="Times New Roman" w:cs="Times New Roman"/>
          <w:sz w:val="24"/>
          <w:szCs w:val="24"/>
        </w:rPr>
      </w:pPr>
    </w:p>
    <w:p w14:paraId="239BEA2D" w14:textId="38CF04E4" w:rsidR="004560B6" w:rsidRPr="004560B6" w:rsidRDefault="004560B6" w:rsidP="004560B6">
      <w:pPr>
        <w:rPr>
          <w:rFonts w:ascii="Times New Roman" w:hAnsi="Times New Roman" w:cs="Times New Roman"/>
          <w:i/>
          <w:iCs/>
          <w:color w:val="000000" w:themeColor="text1"/>
        </w:rPr>
      </w:pPr>
      <w:r>
        <w:rPr>
          <w:rStyle w:val="IntenseEmphasis"/>
          <w:rFonts w:ascii="Times New Roman" w:hAnsi="Times New Roman" w:cs="Times New Roman"/>
          <w:color w:val="000000" w:themeColor="text1"/>
        </w:rPr>
        <w:t>Figure R</w:t>
      </w:r>
      <w:r w:rsidR="003E12A2">
        <w:rPr>
          <w:rStyle w:val="IntenseEmphasis"/>
          <w:rFonts w:ascii="Times New Roman" w:hAnsi="Times New Roman" w:cs="Times New Roman"/>
          <w:color w:val="000000" w:themeColor="text1"/>
        </w:rPr>
        <w:t>4</w:t>
      </w:r>
      <w:r w:rsidRPr="00F33EC8">
        <w:rPr>
          <w:rStyle w:val="IntenseEmphasis"/>
          <w:rFonts w:ascii="Times New Roman" w:hAnsi="Times New Roman" w:cs="Times New Roman"/>
          <w:color w:val="000000" w:themeColor="text1"/>
        </w:rPr>
        <w:t>:</w:t>
      </w:r>
      <w:r>
        <w:rPr>
          <w:rStyle w:val="IntenseEmphasis"/>
          <w:rFonts w:ascii="Times New Roman" w:hAnsi="Times New Roman" w:cs="Times New Roman"/>
          <w:color w:val="000000" w:themeColor="text1"/>
        </w:rPr>
        <w:t xml:space="preserve"> WT Frequency of occurrence per day in SON over all 40 years.</w:t>
      </w:r>
    </w:p>
    <w:p w14:paraId="6F1C9BA9" w14:textId="2EB2A2E9" w:rsidR="004560B6" w:rsidRPr="00B223FE" w:rsidRDefault="004560B6" w:rsidP="002079FE">
      <w:pPr>
        <w:rPr>
          <w:rFonts w:ascii="Times New Roman" w:hAnsi="Times New Roman" w:cs="Times New Roman"/>
          <w:sz w:val="24"/>
          <w:szCs w:val="24"/>
        </w:rPr>
      </w:pPr>
    </w:p>
    <w:sectPr w:rsidR="004560B6" w:rsidRPr="00B223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oe, David W">
    <w15:presenceInfo w15:providerId="AD" w15:userId="S::David_Coe@student.uml.edu::67769ff9-adf2-4061-ba66-c59b6be819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9FE"/>
    <w:rsid w:val="00001347"/>
    <w:rsid w:val="00013742"/>
    <w:rsid w:val="00017FB3"/>
    <w:rsid w:val="000209D7"/>
    <w:rsid w:val="000278E2"/>
    <w:rsid w:val="000535E4"/>
    <w:rsid w:val="000641D4"/>
    <w:rsid w:val="00067600"/>
    <w:rsid w:val="000E2F71"/>
    <w:rsid w:val="000E710C"/>
    <w:rsid w:val="0011622A"/>
    <w:rsid w:val="00134006"/>
    <w:rsid w:val="001811FC"/>
    <w:rsid w:val="00194608"/>
    <w:rsid w:val="002079FE"/>
    <w:rsid w:val="00212DCF"/>
    <w:rsid w:val="0023661E"/>
    <w:rsid w:val="00237662"/>
    <w:rsid w:val="002540FA"/>
    <w:rsid w:val="0027581C"/>
    <w:rsid w:val="00276B9B"/>
    <w:rsid w:val="0028041D"/>
    <w:rsid w:val="002849C4"/>
    <w:rsid w:val="0029050A"/>
    <w:rsid w:val="00291CD8"/>
    <w:rsid w:val="00293069"/>
    <w:rsid w:val="002A182E"/>
    <w:rsid w:val="002B422D"/>
    <w:rsid w:val="002C1ADE"/>
    <w:rsid w:val="002D3B5C"/>
    <w:rsid w:val="002D5D33"/>
    <w:rsid w:val="002F0A20"/>
    <w:rsid w:val="00301495"/>
    <w:rsid w:val="003065C5"/>
    <w:rsid w:val="00325646"/>
    <w:rsid w:val="00332342"/>
    <w:rsid w:val="00363858"/>
    <w:rsid w:val="00386F7A"/>
    <w:rsid w:val="003947D1"/>
    <w:rsid w:val="003C1B63"/>
    <w:rsid w:val="003D0ED3"/>
    <w:rsid w:val="003E12A2"/>
    <w:rsid w:val="003F05EF"/>
    <w:rsid w:val="00404FA3"/>
    <w:rsid w:val="00411BC4"/>
    <w:rsid w:val="00430AC5"/>
    <w:rsid w:val="0045343B"/>
    <w:rsid w:val="004560B6"/>
    <w:rsid w:val="0048468A"/>
    <w:rsid w:val="004A060F"/>
    <w:rsid w:val="004A3790"/>
    <w:rsid w:val="004B3D04"/>
    <w:rsid w:val="004E1084"/>
    <w:rsid w:val="004E332C"/>
    <w:rsid w:val="004E77FB"/>
    <w:rsid w:val="004F43D5"/>
    <w:rsid w:val="005502B9"/>
    <w:rsid w:val="00575AAE"/>
    <w:rsid w:val="00580560"/>
    <w:rsid w:val="005828E1"/>
    <w:rsid w:val="005B00F8"/>
    <w:rsid w:val="005D5956"/>
    <w:rsid w:val="005E56AF"/>
    <w:rsid w:val="005F79A6"/>
    <w:rsid w:val="0060641D"/>
    <w:rsid w:val="00657C34"/>
    <w:rsid w:val="0066638D"/>
    <w:rsid w:val="006B0081"/>
    <w:rsid w:val="006F5A4C"/>
    <w:rsid w:val="006F6FAA"/>
    <w:rsid w:val="0070027C"/>
    <w:rsid w:val="00711CB6"/>
    <w:rsid w:val="00720A78"/>
    <w:rsid w:val="00721E15"/>
    <w:rsid w:val="00735C18"/>
    <w:rsid w:val="007678A8"/>
    <w:rsid w:val="007728F6"/>
    <w:rsid w:val="0079367D"/>
    <w:rsid w:val="007A7B91"/>
    <w:rsid w:val="007B44AD"/>
    <w:rsid w:val="007D1129"/>
    <w:rsid w:val="00812518"/>
    <w:rsid w:val="00815385"/>
    <w:rsid w:val="0082072C"/>
    <w:rsid w:val="00823006"/>
    <w:rsid w:val="0084469D"/>
    <w:rsid w:val="008522AD"/>
    <w:rsid w:val="00855A6B"/>
    <w:rsid w:val="00862067"/>
    <w:rsid w:val="0086506C"/>
    <w:rsid w:val="0088307D"/>
    <w:rsid w:val="008B2C7A"/>
    <w:rsid w:val="008C4318"/>
    <w:rsid w:val="008F28D2"/>
    <w:rsid w:val="008F5719"/>
    <w:rsid w:val="00906CB3"/>
    <w:rsid w:val="00941D6F"/>
    <w:rsid w:val="00956801"/>
    <w:rsid w:val="00961FB4"/>
    <w:rsid w:val="00963D70"/>
    <w:rsid w:val="0099100D"/>
    <w:rsid w:val="009A7188"/>
    <w:rsid w:val="009E3F36"/>
    <w:rsid w:val="00A10710"/>
    <w:rsid w:val="00A241F6"/>
    <w:rsid w:val="00A41F61"/>
    <w:rsid w:val="00A42FBE"/>
    <w:rsid w:val="00A60CA2"/>
    <w:rsid w:val="00A66215"/>
    <w:rsid w:val="00A93D46"/>
    <w:rsid w:val="00A9714C"/>
    <w:rsid w:val="00AC731A"/>
    <w:rsid w:val="00AD0DAF"/>
    <w:rsid w:val="00AD3277"/>
    <w:rsid w:val="00B223FE"/>
    <w:rsid w:val="00B37460"/>
    <w:rsid w:val="00B438DB"/>
    <w:rsid w:val="00B77284"/>
    <w:rsid w:val="00BB40A0"/>
    <w:rsid w:val="00BD3E5B"/>
    <w:rsid w:val="00C36B5B"/>
    <w:rsid w:val="00C470BE"/>
    <w:rsid w:val="00C73600"/>
    <w:rsid w:val="00CE6DEC"/>
    <w:rsid w:val="00CF583E"/>
    <w:rsid w:val="00D10EE8"/>
    <w:rsid w:val="00D13472"/>
    <w:rsid w:val="00D20B0B"/>
    <w:rsid w:val="00D27E8F"/>
    <w:rsid w:val="00D53CA1"/>
    <w:rsid w:val="00D62814"/>
    <w:rsid w:val="00D7614F"/>
    <w:rsid w:val="00D83C18"/>
    <w:rsid w:val="00D864A9"/>
    <w:rsid w:val="00D8671A"/>
    <w:rsid w:val="00D948BB"/>
    <w:rsid w:val="00E07378"/>
    <w:rsid w:val="00E47B23"/>
    <w:rsid w:val="00E540D5"/>
    <w:rsid w:val="00E70AD4"/>
    <w:rsid w:val="00E95EA7"/>
    <w:rsid w:val="00EA3D4F"/>
    <w:rsid w:val="00EA72DE"/>
    <w:rsid w:val="00EB5485"/>
    <w:rsid w:val="00ED7567"/>
    <w:rsid w:val="00EE31E0"/>
    <w:rsid w:val="00EE71A5"/>
    <w:rsid w:val="00F37A42"/>
    <w:rsid w:val="00F66EDB"/>
    <w:rsid w:val="00F85F9F"/>
    <w:rsid w:val="00FA2299"/>
    <w:rsid w:val="00FB5590"/>
    <w:rsid w:val="00FC55AF"/>
    <w:rsid w:val="00FD3848"/>
    <w:rsid w:val="00FE74D0"/>
    <w:rsid w:val="00FF3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82F46"/>
  <w15:chartTrackingRefBased/>
  <w15:docId w15:val="{2B6C4CE3-E854-4AD7-91DD-0EC9F68FA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B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079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79FE"/>
    <w:rPr>
      <w:rFonts w:ascii="Segoe UI" w:hAnsi="Segoe UI" w:cs="Segoe UI"/>
      <w:sz w:val="18"/>
      <w:szCs w:val="18"/>
    </w:rPr>
  </w:style>
  <w:style w:type="character" w:styleId="IntenseEmphasis">
    <w:name w:val="Intense Emphasis"/>
    <w:basedOn w:val="DefaultParagraphFont"/>
    <w:uiPriority w:val="21"/>
    <w:qFormat/>
    <w:rsid w:val="002C1ADE"/>
    <w:rPr>
      <w:i/>
      <w:iCs/>
      <w:color w:val="4472C4" w:themeColor="accent1"/>
    </w:rPr>
  </w:style>
  <w:style w:type="paragraph" w:customStyle="1" w:styleId="paragraph">
    <w:name w:val="paragraph"/>
    <w:basedOn w:val="Normal"/>
    <w:rsid w:val="004A37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A3790"/>
  </w:style>
  <w:style w:type="character" w:customStyle="1" w:styleId="normaltextrun">
    <w:name w:val="normaltextrun"/>
    <w:basedOn w:val="DefaultParagraphFont"/>
    <w:rsid w:val="00D7614F"/>
  </w:style>
  <w:style w:type="character" w:customStyle="1" w:styleId="spellingerror">
    <w:name w:val="spellingerror"/>
    <w:basedOn w:val="DefaultParagraphFont"/>
    <w:rsid w:val="00D76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236584">
      <w:bodyDiv w:val="1"/>
      <w:marLeft w:val="0"/>
      <w:marRight w:val="0"/>
      <w:marTop w:val="0"/>
      <w:marBottom w:val="0"/>
      <w:divBdr>
        <w:top w:val="none" w:sz="0" w:space="0" w:color="auto"/>
        <w:left w:val="none" w:sz="0" w:space="0" w:color="auto"/>
        <w:bottom w:val="none" w:sz="0" w:space="0" w:color="auto"/>
        <w:right w:val="none" w:sz="0" w:space="0" w:color="auto"/>
      </w:divBdr>
    </w:div>
    <w:div w:id="1118185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15</Pages>
  <Words>3947</Words>
  <Characters>22502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Coe, David W</dc:creator>
  <cp:keywords/>
  <dc:description/>
  <cp:lastModifiedBy>Coe, David W</cp:lastModifiedBy>
  <cp:revision>5</cp:revision>
  <dcterms:created xsi:type="dcterms:W3CDTF">2020-12-17T15:50:00Z</dcterms:created>
  <dcterms:modified xsi:type="dcterms:W3CDTF">2020-12-18T15:50:00Z</dcterms:modified>
</cp:coreProperties>
</file>